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9F7F" w14:textId="12B8AA60" w:rsidR="00FE53CF" w:rsidRDefault="00FE53CF" w:rsidP="00D2405C">
      <w:bookmarkStart w:id="0" w:name="_Toc209619881"/>
      <w:r>
        <w:rPr>
          <w:noProof/>
        </w:rPr>
        <w:drawing>
          <wp:inline distT="0" distB="0" distL="0" distR="0" wp14:anchorId="516CD32E" wp14:editId="56EE6F4A">
            <wp:extent cx="6857109" cy="876935"/>
            <wp:effectExtent l="0" t="0" r="1270" b="0"/>
            <wp:docPr id="1090615000" name="Picture 1" descr="CSU: The California State University, Accessible technology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15000" name="Picture 1" descr="CSU: The California State University, Accessible technology Initiativ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73313" cy="879007"/>
                    </a:xfrm>
                    <a:prstGeom prst="rect">
                      <a:avLst/>
                    </a:prstGeom>
                  </pic:spPr>
                </pic:pic>
              </a:graphicData>
            </a:graphic>
          </wp:inline>
        </w:drawing>
      </w:r>
      <w:bookmarkEnd w:id="0"/>
    </w:p>
    <w:p w14:paraId="148060F9" w14:textId="4C1228D1" w:rsidR="00FE53CF" w:rsidRDefault="00AC7C88" w:rsidP="007F5FDD">
      <w:pPr>
        <w:pStyle w:val="Heading1"/>
      </w:pPr>
      <w:bookmarkStart w:id="1" w:name="_Toc225336573"/>
      <w:r>
        <w:t xml:space="preserve">ATI Capability Maturity Model Companion </w:t>
      </w:r>
      <w:r w:rsidR="00B240AB">
        <w:t>Guide</w:t>
      </w:r>
      <w:bookmarkEnd w:id="1"/>
    </w:p>
    <w:p w14:paraId="552F725F" w14:textId="77777777" w:rsidR="007F5FDD" w:rsidRDefault="007F5FDD">
      <w:pPr>
        <w:rPr>
          <w:rFonts w:ascii="Univers" w:eastAsiaTheme="majorEastAsia" w:hAnsi="Univers" w:cs="Arial"/>
          <w:b/>
          <w:bCs/>
          <w:sz w:val="32"/>
          <w:szCs w:val="36"/>
        </w:rPr>
      </w:pPr>
      <w:bookmarkStart w:id="2" w:name="_Table_of_Contents"/>
      <w:bookmarkEnd w:id="2"/>
      <w:r>
        <w:br w:type="page"/>
      </w:r>
    </w:p>
    <w:p w14:paraId="2515ED91" w14:textId="63587FE5" w:rsidR="00D2405C" w:rsidRDefault="00D2405C" w:rsidP="00712719">
      <w:pPr>
        <w:pStyle w:val="Heading2"/>
      </w:pPr>
      <w:bookmarkStart w:id="3" w:name="_Toc225336574"/>
      <w:r>
        <w:lastRenderedPageBreak/>
        <w:t>Table of Contents</w:t>
      </w:r>
      <w:bookmarkEnd w:id="3"/>
    </w:p>
    <w:p w14:paraId="6DA0666B" w14:textId="7749FACA" w:rsidR="00746A39" w:rsidRDefault="007F5FDD">
      <w:pPr>
        <w:pStyle w:val="TOC1"/>
        <w:tabs>
          <w:tab w:val="right" w:leader="dot" w:pos="10790"/>
        </w:tabs>
        <w:rPr>
          <w:rFonts w:eastAsiaTheme="minorEastAsia"/>
          <w:noProof/>
          <w:lang w:eastAsia="ja-JP"/>
        </w:rPr>
      </w:pPr>
      <w:r w:rsidRPr="71146001">
        <w:rPr>
          <w:b/>
          <w:bCs/>
        </w:rPr>
        <w:fldChar w:fldCharType="begin"/>
      </w:r>
      <w:r>
        <w:rPr>
          <w:b/>
          <w:bCs/>
        </w:rPr>
        <w:instrText xml:space="preserve"> TOC \o "1-1" \u \t "Heading 2,1,Heading 3,2" </w:instrText>
      </w:r>
      <w:r w:rsidRPr="71146001">
        <w:rPr>
          <w:b/>
          <w:bCs/>
        </w:rPr>
        <w:fldChar w:fldCharType="separate"/>
      </w:r>
      <w:r w:rsidR="00746A39">
        <w:rPr>
          <w:noProof/>
        </w:rPr>
        <w:t>ATI Capability Maturity Model Companion Guide</w:t>
      </w:r>
      <w:r w:rsidR="00746A39">
        <w:rPr>
          <w:noProof/>
        </w:rPr>
        <w:tab/>
      </w:r>
      <w:r w:rsidR="00746A39">
        <w:rPr>
          <w:noProof/>
        </w:rPr>
        <w:fldChar w:fldCharType="begin"/>
      </w:r>
      <w:r w:rsidR="00746A39">
        <w:rPr>
          <w:noProof/>
        </w:rPr>
        <w:instrText xml:space="preserve"> PAGEREF _Toc225336573 \h </w:instrText>
      </w:r>
      <w:r w:rsidR="00746A39">
        <w:rPr>
          <w:noProof/>
        </w:rPr>
      </w:r>
      <w:r w:rsidR="00746A39">
        <w:rPr>
          <w:noProof/>
        </w:rPr>
        <w:fldChar w:fldCharType="separate"/>
      </w:r>
      <w:r w:rsidR="00746A39">
        <w:rPr>
          <w:noProof/>
        </w:rPr>
        <w:t>1</w:t>
      </w:r>
      <w:r w:rsidR="00746A39">
        <w:rPr>
          <w:noProof/>
        </w:rPr>
        <w:fldChar w:fldCharType="end"/>
      </w:r>
    </w:p>
    <w:p w14:paraId="3D86052A" w14:textId="3173363E" w:rsidR="00746A39" w:rsidRDefault="00746A39">
      <w:pPr>
        <w:pStyle w:val="TOC1"/>
        <w:tabs>
          <w:tab w:val="right" w:leader="dot" w:pos="10790"/>
        </w:tabs>
        <w:rPr>
          <w:rFonts w:eastAsiaTheme="minorEastAsia"/>
          <w:noProof/>
          <w:lang w:eastAsia="ja-JP"/>
        </w:rPr>
      </w:pPr>
      <w:r>
        <w:rPr>
          <w:noProof/>
        </w:rPr>
        <w:t>Table of Contents</w:t>
      </w:r>
      <w:r>
        <w:rPr>
          <w:noProof/>
        </w:rPr>
        <w:tab/>
      </w:r>
      <w:r>
        <w:rPr>
          <w:noProof/>
        </w:rPr>
        <w:fldChar w:fldCharType="begin"/>
      </w:r>
      <w:r>
        <w:rPr>
          <w:noProof/>
        </w:rPr>
        <w:instrText xml:space="preserve"> PAGEREF _Toc225336574 \h </w:instrText>
      </w:r>
      <w:r>
        <w:rPr>
          <w:noProof/>
        </w:rPr>
      </w:r>
      <w:r>
        <w:rPr>
          <w:noProof/>
        </w:rPr>
        <w:fldChar w:fldCharType="separate"/>
      </w:r>
      <w:r>
        <w:rPr>
          <w:noProof/>
        </w:rPr>
        <w:t>2</w:t>
      </w:r>
      <w:r>
        <w:rPr>
          <w:noProof/>
        </w:rPr>
        <w:fldChar w:fldCharType="end"/>
      </w:r>
    </w:p>
    <w:p w14:paraId="5981047B" w14:textId="65B4D3C5" w:rsidR="00746A39" w:rsidRDefault="00746A39">
      <w:pPr>
        <w:pStyle w:val="TOC1"/>
        <w:tabs>
          <w:tab w:val="right" w:leader="dot" w:pos="10790"/>
        </w:tabs>
        <w:rPr>
          <w:rFonts w:eastAsiaTheme="minorEastAsia"/>
          <w:noProof/>
          <w:lang w:eastAsia="ja-JP"/>
        </w:rPr>
      </w:pPr>
      <w:r>
        <w:rPr>
          <w:noProof/>
        </w:rPr>
        <w:t>Group norms for editing CMM Companion</w:t>
      </w:r>
      <w:r>
        <w:rPr>
          <w:noProof/>
        </w:rPr>
        <w:tab/>
      </w:r>
      <w:r>
        <w:rPr>
          <w:noProof/>
        </w:rPr>
        <w:fldChar w:fldCharType="begin"/>
      </w:r>
      <w:r>
        <w:rPr>
          <w:noProof/>
        </w:rPr>
        <w:instrText xml:space="preserve"> PAGEREF _Toc225336575 \h </w:instrText>
      </w:r>
      <w:r>
        <w:rPr>
          <w:noProof/>
        </w:rPr>
      </w:r>
      <w:r>
        <w:rPr>
          <w:noProof/>
        </w:rPr>
        <w:fldChar w:fldCharType="separate"/>
      </w:r>
      <w:r>
        <w:rPr>
          <w:noProof/>
        </w:rPr>
        <w:t>3</w:t>
      </w:r>
      <w:r>
        <w:rPr>
          <w:noProof/>
        </w:rPr>
        <w:fldChar w:fldCharType="end"/>
      </w:r>
    </w:p>
    <w:p w14:paraId="4595D5EC" w14:textId="0C69C94D" w:rsidR="00746A39" w:rsidRDefault="00746A39">
      <w:pPr>
        <w:pStyle w:val="TOC1"/>
        <w:tabs>
          <w:tab w:val="right" w:leader="dot" w:pos="10790"/>
        </w:tabs>
        <w:rPr>
          <w:rFonts w:eastAsiaTheme="minorEastAsia"/>
          <w:noProof/>
          <w:lang w:eastAsia="ja-JP"/>
        </w:rPr>
      </w:pPr>
      <w:r>
        <w:rPr>
          <w:noProof/>
        </w:rPr>
        <w:t>Introduction</w:t>
      </w:r>
      <w:r>
        <w:rPr>
          <w:noProof/>
        </w:rPr>
        <w:tab/>
      </w:r>
      <w:r>
        <w:rPr>
          <w:noProof/>
        </w:rPr>
        <w:fldChar w:fldCharType="begin"/>
      </w:r>
      <w:r>
        <w:rPr>
          <w:noProof/>
        </w:rPr>
        <w:instrText xml:space="preserve"> PAGEREF _Toc225336576 \h </w:instrText>
      </w:r>
      <w:r>
        <w:rPr>
          <w:noProof/>
        </w:rPr>
      </w:r>
      <w:r>
        <w:rPr>
          <w:noProof/>
        </w:rPr>
        <w:fldChar w:fldCharType="separate"/>
      </w:r>
      <w:r>
        <w:rPr>
          <w:noProof/>
        </w:rPr>
        <w:t>4</w:t>
      </w:r>
      <w:r>
        <w:rPr>
          <w:noProof/>
        </w:rPr>
        <w:fldChar w:fldCharType="end"/>
      </w:r>
    </w:p>
    <w:p w14:paraId="203CA683" w14:textId="5ACD0EB1" w:rsidR="00746A39" w:rsidRDefault="00746A39">
      <w:pPr>
        <w:pStyle w:val="TOC1"/>
        <w:tabs>
          <w:tab w:val="right" w:leader="dot" w:pos="10790"/>
        </w:tabs>
        <w:rPr>
          <w:rFonts w:eastAsiaTheme="minorEastAsia"/>
          <w:noProof/>
          <w:lang w:eastAsia="ja-JP"/>
        </w:rPr>
      </w:pPr>
      <w:r>
        <w:rPr>
          <w:noProof/>
        </w:rPr>
        <w:t>Status Level explanation</w:t>
      </w:r>
      <w:r>
        <w:rPr>
          <w:noProof/>
        </w:rPr>
        <w:tab/>
      </w:r>
      <w:r>
        <w:rPr>
          <w:noProof/>
        </w:rPr>
        <w:fldChar w:fldCharType="begin"/>
      </w:r>
      <w:r>
        <w:rPr>
          <w:noProof/>
        </w:rPr>
        <w:instrText xml:space="preserve"> PAGEREF _Toc225336577 \h </w:instrText>
      </w:r>
      <w:r>
        <w:rPr>
          <w:noProof/>
        </w:rPr>
      </w:r>
      <w:r>
        <w:rPr>
          <w:noProof/>
        </w:rPr>
        <w:fldChar w:fldCharType="separate"/>
      </w:r>
      <w:r>
        <w:rPr>
          <w:noProof/>
        </w:rPr>
        <w:t>5</w:t>
      </w:r>
      <w:r>
        <w:rPr>
          <w:noProof/>
        </w:rPr>
        <w:fldChar w:fldCharType="end"/>
      </w:r>
    </w:p>
    <w:p w14:paraId="51CCB905" w14:textId="70FBD47D" w:rsidR="00746A39" w:rsidRDefault="00746A39">
      <w:pPr>
        <w:pStyle w:val="TOC1"/>
        <w:tabs>
          <w:tab w:val="right" w:leader="dot" w:pos="10790"/>
        </w:tabs>
        <w:rPr>
          <w:rFonts w:eastAsiaTheme="minorEastAsia"/>
          <w:noProof/>
          <w:lang w:eastAsia="ja-JP"/>
        </w:rPr>
      </w:pPr>
      <w:r>
        <w:rPr>
          <w:noProof/>
        </w:rPr>
        <w:t>Status Level Documentation Matrix –</w:t>
      </w:r>
      <w:r>
        <w:rPr>
          <w:noProof/>
        </w:rPr>
        <w:tab/>
      </w:r>
      <w:r>
        <w:rPr>
          <w:noProof/>
        </w:rPr>
        <w:fldChar w:fldCharType="begin"/>
      </w:r>
      <w:r>
        <w:rPr>
          <w:noProof/>
        </w:rPr>
        <w:instrText xml:space="preserve"> PAGEREF _Toc225336578 \h </w:instrText>
      </w:r>
      <w:r>
        <w:rPr>
          <w:noProof/>
        </w:rPr>
      </w:r>
      <w:r>
        <w:rPr>
          <w:noProof/>
        </w:rPr>
        <w:fldChar w:fldCharType="separate"/>
      </w:r>
      <w:r>
        <w:rPr>
          <w:noProof/>
        </w:rPr>
        <w:t>6</w:t>
      </w:r>
      <w:r>
        <w:rPr>
          <w:noProof/>
        </w:rPr>
        <w:fldChar w:fldCharType="end"/>
      </w:r>
    </w:p>
    <w:p w14:paraId="35E2CEF5" w14:textId="775D4AC8" w:rsidR="00746A39" w:rsidRDefault="00746A39">
      <w:pPr>
        <w:pStyle w:val="TOC1"/>
        <w:tabs>
          <w:tab w:val="right" w:leader="dot" w:pos="10790"/>
        </w:tabs>
        <w:rPr>
          <w:rFonts w:eastAsiaTheme="minorEastAsia"/>
          <w:noProof/>
          <w:lang w:eastAsia="ja-JP"/>
        </w:rPr>
      </w:pPr>
      <w:r>
        <w:rPr>
          <w:noProof/>
        </w:rPr>
        <w:t>Web Success Indicators</w:t>
      </w:r>
      <w:r>
        <w:rPr>
          <w:noProof/>
        </w:rPr>
        <w:tab/>
      </w:r>
      <w:r>
        <w:rPr>
          <w:noProof/>
        </w:rPr>
        <w:fldChar w:fldCharType="begin"/>
      </w:r>
      <w:r>
        <w:rPr>
          <w:noProof/>
        </w:rPr>
        <w:instrText xml:space="preserve"> PAGEREF _Toc225336579 \h </w:instrText>
      </w:r>
      <w:r>
        <w:rPr>
          <w:noProof/>
        </w:rPr>
      </w:r>
      <w:r>
        <w:rPr>
          <w:noProof/>
        </w:rPr>
        <w:fldChar w:fldCharType="separate"/>
      </w:r>
      <w:r>
        <w:rPr>
          <w:noProof/>
        </w:rPr>
        <w:t>7</w:t>
      </w:r>
      <w:r>
        <w:rPr>
          <w:noProof/>
        </w:rPr>
        <w:fldChar w:fldCharType="end"/>
      </w:r>
    </w:p>
    <w:p w14:paraId="592A542F" w14:textId="265BB430" w:rsidR="00746A39" w:rsidRDefault="00746A39">
      <w:pPr>
        <w:pStyle w:val="TOC2"/>
        <w:tabs>
          <w:tab w:val="right" w:leader="dot" w:pos="10790"/>
        </w:tabs>
        <w:rPr>
          <w:rFonts w:eastAsiaTheme="minorEastAsia"/>
          <w:noProof/>
          <w:lang w:eastAsia="ja-JP"/>
        </w:rPr>
      </w:pPr>
      <w:r>
        <w:rPr>
          <w:noProof/>
        </w:rPr>
        <w:t>Web Goal 1:</w:t>
      </w:r>
      <w:r w:rsidRPr="0008261C">
        <w:rPr>
          <w:rFonts w:ascii="Arial" w:hAnsi="Arial"/>
          <w:noProof/>
        </w:rPr>
        <w:t> </w:t>
      </w:r>
      <w:r>
        <w:rPr>
          <w:noProof/>
        </w:rPr>
        <w:t xml:space="preserve"> Web Accessibility Evaluation Process</w:t>
      </w:r>
      <w:r>
        <w:rPr>
          <w:noProof/>
        </w:rPr>
        <w:tab/>
      </w:r>
      <w:r>
        <w:rPr>
          <w:noProof/>
        </w:rPr>
        <w:fldChar w:fldCharType="begin"/>
      </w:r>
      <w:r>
        <w:rPr>
          <w:noProof/>
        </w:rPr>
        <w:instrText xml:space="preserve"> PAGEREF _Toc225336580 \h </w:instrText>
      </w:r>
      <w:r>
        <w:rPr>
          <w:noProof/>
        </w:rPr>
      </w:r>
      <w:r>
        <w:rPr>
          <w:noProof/>
        </w:rPr>
        <w:fldChar w:fldCharType="separate"/>
      </w:r>
      <w:r>
        <w:rPr>
          <w:noProof/>
        </w:rPr>
        <w:t>7</w:t>
      </w:r>
      <w:r>
        <w:rPr>
          <w:noProof/>
        </w:rPr>
        <w:fldChar w:fldCharType="end"/>
      </w:r>
    </w:p>
    <w:p w14:paraId="47EC7E58" w14:textId="06E8FF5C" w:rsidR="00746A39" w:rsidRDefault="00746A39">
      <w:pPr>
        <w:pStyle w:val="TOC2"/>
        <w:tabs>
          <w:tab w:val="right" w:leader="dot" w:pos="10790"/>
        </w:tabs>
        <w:rPr>
          <w:rFonts w:eastAsiaTheme="minorEastAsia"/>
          <w:noProof/>
          <w:lang w:eastAsia="ja-JP"/>
        </w:rPr>
      </w:pPr>
      <w:r>
        <w:rPr>
          <w:noProof/>
        </w:rPr>
        <w:t>Web Goal 2: New Website/Web Application and Digital Content Design and Development Process</w:t>
      </w:r>
      <w:r>
        <w:rPr>
          <w:noProof/>
        </w:rPr>
        <w:tab/>
      </w:r>
      <w:r>
        <w:rPr>
          <w:noProof/>
        </w:rPr>
        <w:fldChar w:fldCharType="begin"/>
      </w:r>
      <w:r>
        <w:rPr>
          <w:noProof/>
        </w:rPr>
        <w:instrText xml:space="preserve"> PAGEREF _Toc225336581 \h </w:instrText>
      </w:r>
      <w:r>
        <w:rPr>
          <w:noProof/>
        </w:rPr>
      </w:r>
      <w:r>
        <w:rPr>
          <w:noProof/>
        </w:rPr>
        <w:fldChar w:fldCharType="separate"/>
      </w:r>
      <w:r>
        <w:rPr>
          <w:noProof/>
        </w:rPr>
        <w:t>15</w:t>
      </w:r>
      <w:r>
        <w:rPr>
          <w:noProof/>
        </w:rPr>
        <w:fldChar w:fldCharType="end"/>
      </w:r>
    </w:p>
    <w:p w14:paraId="56B7C5B1" w14:textId="146C6C1A" w:rsidR="00746A39" w:rsidRDefault="00746A39">
      <w:pPr>
        <w:pStyle w:val="TOC2"/>
        <w:tabs>
          <w:tab w:val="right" w:leader="dot" w:pos="10790"/>
        </w:tabs>
        <w:rPr>
          <w:rFonts w:eastAsiaTheme="minorEastAsia"/>
          <w:noProof/>
          <w:lang w:eastAsia="ja-JP"/>
        </w:rPr>
      </w:pPr>
      <w:r>
        <w:rPr>
          <w:noProof/>
        </w:rPr>
        <w:t>Web Goal 3: Ongoing Monitoring Process</w:t>
      </w:r>
      <w:r>
        <w:rPr>
          <w:noProof/>
        </w:rPr>
        <w:tab/>
      </w:r>
      <w:r>
        <w:rPr>
          <w:noProof/>
        </w:rPr>
        <w:fldChar w:fldCharType="begin"/>
      </w:r>
      <w:r>
        <w:rPr>
          <w:noProof/>
        </w:rPr>
        <w:instrText xml:space="preserve"> PAGEREF _Toc225336582 \h </w:instrText>
      </w:r>
      <w:r>
        <w:rPr>
          <w:noProof/>
        </w:rPr>
      </w:r>
      <w:r>
        <w:rPr>
          <w:noProof/>
        </w:rPr>
        <w:fldChar w:fldCharType="separate"/>
      </w:r>
      <w:r>
        <w:rPr>
          <w:noProof/>
        </w:rPr>
        <w:t>17</w:t>
      </w:r>
      <w:r>
        <w:rPr>
          <w:noProof/>
        </w:rPr>
        <w:fldChar w:fldCharType="end"/>
      </w:r>
    </w:p>
    <w:p w14:paraId="6327FB54" w14:textId="0EF4DB4C" w:rsidR="00746A39" w:rsidRDefault="00746A39">
      <w:pPr>
        <w:pStyle w:val="TOC2"/>
        <w:tabs>
          <w:tab w:val="right" w:leader="dot" w:pos="10790"/>
        </w:tabs>
        <w:rPr>
          <w:rFonts w:eastAsiaTheme="minorEastAsia"/>
          <w:noProof/>
          <w:lang w:eastAsia="ja-JP"/>
        </w:rPr>
      </w:pPr>
      <w:r>
        <w:rPr>
          <w:noProof/>
        </w:rPr>
        <w:t>Web Goal 4: Evaluate Digital Content &amp; Electronic Documents Held on the Web</w:t>
      </w:r>
      <w:r>
        <w:rPr>
          <w:noProof/>
        </w:rPr>
        <w:tab/>
      </w:r>
      <w:r>
        <w:rPr>
          <w:noProof/>
        </w:rPr>
        <w:fldChar w:fldCharType="begin"/>
      </w:r>
      <w:r>
        <w:rPr>
          <w:noProof/>
        </w:rPr>
        <w:instrText xml:space="preserve"> PAGEREF _Toc225336583 \h </w:instrText>
      </w:r>
      <w:r>
        <w:rPr>
          <w:noProof/>
        </w:rPr>
      </w:r>
      <w:r>
        <w:rPr>
          <w:noProof/>
        </w:rPr>
        <w:fldChar w:fldCharType="separate"/>
      </w:r>
      <w:r>
        <w:rPr>
          <w:noProof/>
        </w:rPr>
        <w:t>19</w:t>
      </w:r>
      <w:r>
        <w:rPr>
          <w:noProof/>
        </w:rPr>
        <w:fldChar w:fldCharType="end"/>
      </w:r>
    </w:p>
    <w:p w14:paraId="0FE1B22A" w14:textId="7245A7D7" w:rsidR="00746A39" w:rsidRDefault="00746A39">
      <w:pPr>
        <w:pStyle w:val="TOC1"/>
        <w:tabs>
          <w:tab w:val="right" w:leader="dot" w:pos="10790"/>
        </w:tabs>
        <w:rPr>
          <w:rFonts w:eastAsiaTheme="minorEastAsia"/>
          <w:noProof/>
          <w:lang w:eastAsia="ja-JP"/>
        </w:rPr>
      </w:pPr>
      <w:r>
        <w:rPr>
          <w:noProof/>
        </w:rPr>
        <w:t>Instructional Materials Success Indicators</w:t>
      </w:r>
      <w:r>
        <w:rPr>
          <w:noProof/>
        </w:rPr>
        <w:tab/>
      </w:r>
      <w:r>
        <w:rPr>
          <w:noProof/>
        </w:rPr>
        <w:fldChar w:fldCharType="begin"/>
      </w:r>
      <w:r>
        <w:rPr>
          <w:noProof/>
        </w:rPr>
        <w:instrText xml:space="preserve"> PAGEREF _Toc225336584 \h </w:instrText>
      </w:r>
      <w:r>
        <w:rPr>
          <w:noProof/>
        </w:rPr>
      </w:r>
      <w:r>
        <w:rPr>
          <w:noProof/>
        </w:rPr>
        <w:fldChar w:fldCharType="separate"/>
      </w:r>
      <w:r>
        <w:rPr>
          <w:noProof/>
        </w:rPr>
        <w:t>24</w:t>
      </w:r>
      <w:r>
        <w:rPr>
          <w:noProof/>
        </w:rPr>
        <w:fldChar w:fldCharType="end"/>
      </w:r>
    </w:p>
    <w:p w14:paraId="607CB745" w14:textId="6A677258" w:rsidR="00746A39" w:rsidRDefault="00746A39">
      <w:pPr>
        <w:pStyle w:val="TOC2"/>
        <w:tabs>
          <w:tab w:val="right" w:leader="dot" w:pos="10790"/>
        </w:tabs>
        <w:rPr>
          <w:rFonts w:eastAsiaTheme="minorEastAsia"/>
          <w:noProof/>
          <w:lang w:eastAsia="ja-JP"/>
        </w:rPr>
      </w:pPr>
      <w:r>
        <w:rPr>
          <w:noProof/>
        </w:rPr>
        <w:t xml:space="preserve">Instructional Materials Goal 1: </w:t>
      </w:r>
      <w:r w:rsidRPr="0008261C">
        <w:rPr>
          <w:rFonts w:ascii="Arial" w:hAnsi="Arial"/>
          <w:noProof/>
        </w:rPr>
        <w:t> </w:t>
      </w:r>
      <w:r>
        <w:rPr>
          <w:noProof/>
        </w:rPr>
        <w:t>Timely Adoption of Instructional Materials</w:t>
      </w:r>
      <w:r>
        <w:rPr>
          <w:noProof/>
        </w:rPr>
        <w:tab/>
      </w:r>
      <w:r>
        <w:rPr>
          <w:noProof/>
        </w:rPr>
        <w:fldChar w:fldCharType="begin"/>
      </w:r>
      <w:r>
        <w:rPr>
          <w:noProof/>
        </w:rPr>
        <w:instrText xml:space="preserve"> PAGEREF _Toc225336585 \h </w:instrText>
      </w:r>
      <w:r>
        <w:rPr>
          <w:noProof/>
        </w:rPr>
      </w:r>
      <w:r>
        <w:rPr>
          <w:noProof/>
        </w:rPr>
        <w:fldChar w:fldCharType="separate"/>
      </w:r>
      <w:r>
        <w:rPr>
          <w:noProof/>
        </w:rPr>
        <w:t>24</w:t>
      </w:r>
      <w:r>
        <w:rPr>
          <w:noProof/>
        </w:rPr>
        <w:fldChar w:fldCharType="end"/>
      </w:r>
    </w:p>
    <w:p w14:paraId="2B8FACE2" w14:textId="4CA0F81C" w:rsidR="00746A39" w:rsidRDefault="00746A39">
      <w:pPr>
        <w:pStyle w:val="TOC2"/>
        <w:tabs>
          <w:tab w:val="right" w:leader="dot" w:pos="10790"/>
        </w:tabs>
        <w:rPr>
          <w:rFonts w:eastAsiaTheme="minorEastAsia"/>
          <w:noProof/>
          <w:lang w:eastAsia="ja-JP"/>
        </w:rPr>
      </w:pPr>
      <w:r>
        <w:rPr>
          <w:noProof/>
        </w:rPr>
        <w:t>Instructional Materials Goal 4: Instructor Use of LMS (or non-LMS) Course Websites</w:t>
      </w:r>
      <w:r>
        <w:rPr>
          <w:noProof/>
        </w:rPr>
        <w:tab/>
      </w:r>
      <w:r>
        <w:rPr>
          <w:noProof/>
        </w:rPr>
        <w:fldChar w:fldCharType="begin"/>
      </w:r>
      <w:r>
        <w:rPr>
          <w:noProof/>
        </w:rPr>
        <w:instrText xml:space="preserve"> PAGEREF _Toc225336586 \h </w:instrText>
      </w:r>
      <w:r>
        <w:rPr>
          <w:noProof/>
        </w:rPr>
      </w:r>
      <w:r>
        <w:rPr>
          <w:noProof/>
        </w:rPr>
        <w:fldChar w:fldCharType="separate"/>
      </w:r>
      <w:r>
        <w:rPr>
          <w:noProof/>
        </w:rPr>
        <w:t>26</w:t>
      </w:r>
      <w:r>
        <w:rPr>
          <w:noProof/>
        </w:rPr>
        <w:fldChar w:fldCharType="end"/>
      </w:r>
    </w:p>
    <w:p w14:paraId="41E81346" w14:textId="7F53B1D9" w:rsidR="00746A39" w:rsidRDefault="00746A39">
      <w:pPr>
        <w:pStyle w:val="TOC2"/>
        <w:tabs>
          <w:tab w:val="right" w:leader="dot" w:pos="10790"/>
        </w:tabs>
        <w:rPr>
          <w:rFonts w:eastAsiaTheme="minorEastAsia"/>
          <w:noProof/>
          <w:lang w:eastAsia="ja-JP"/>
        </w:rPr>
      </w:pPr>
      <w:r>
        <w:rPr>
          <w:noProof/>
        </w:rPr>
        <w:t xml:space="preserve">Instructional Materials Goal 5: </w:t>
      </w:r>
      <w:r w:rsidRPr="0008261C">
        <w:rPr>
          <w:rFonts w:ascii="Arial" w:hAnsi="Arial"/>
          <w:noProof/>
        </w:rPr>
        <w:t> </w:t>
      </w:r>
      <w:r>
        <w:rPr>
          <w:noProof/>
        </w:rPr>
        <w:t>Accessibility Requirements for Multimedia, Interactive Content, and Emerging Instructional Technologies</w:t>
      </w:r>
      <w:r>
        <w:rPr>
          <w:noProof/>
        </w:rPr>
        <w:tab/>
      </w:r>
      <w:r>
        <w:rPr>
          <w:noProof/>
        </w:rPr>
        <w:fldChar w:fldCharType="begin"/>
      </w:r>
      <w:r>
        <w:rPr>
          <w:noProof/>
        </w:rPr>
        <w:instrText xml:space="preserve"> PAGEREF _Toc225336587 \h </w:instrText>
      </w:r>
      <w:r>
        <w:rPr>
          <w:noProof/>
        </w:rPr>
      </w:r>
      <w:r>
        <w:rPr>
          <w:noProof/>
        </w:rPr>
        <w:fldChar w:fldCharType="separate"/>
      </w:r>
      <w:r>
        <w:rPr>
          <w:noProof/>
        </w:rPr>
        <w:t>30</w:t>
      </w:r>
      <w:r>
        <w:rPr>
          <w:noProof/>
        </w:rPr>
        <w:fldChar w:fldCharType="end"/>
      </w:r>
    </w:p>
    <w:p w14:paraId="7F382E9B" w14:textId="0CBB8067" w:rsidR="00746A39" w:rsidRDefault="00746A39">
      <w:pPr>
        <w:pStyle w:val="TOC2"/>
        <w:tabs>
          <w:tab w:val="right" w:leader="dot" w:pos="10790"/>
        </w:tabs>
        <w:rPr>
          <w:rFonts w:eastAsiaTheme="minorEastAsia"/>
          <w:noProof/>
          <w:lang w:eastAsia="ja-JP"/>
        </w:rPr>
      </w:pPr>
      <w:r>
        <w:rPr>
          <w:noProof/>
        </w:rPr>
        <w:t>Instructional Materials Goal 6:</w:t>
      </w:r>
      <w:r w:rsidRPr="0008261C">
        <w:rPr>
          <w:rFonts w:ascii="Arial" w:hAnsi="Arial"/>
          <w:noProof/>
        </w:rPr>
        <w:t> </w:t>
      </w:r>
      <w:r>
        <w:rPr>
          <w:noProof/>
        </w:rPr>
        <w:t>Accessibility Requirements for Course Review and</w:t>
      </w:r>
      <w:r w:rsidRPr="0008261C">
        <w:rPr>
          <w:rFonts w:ascii="Arial" w:hAnsi="Arial"/>
          <w:noProof/>
        </w:rPr>
        <w:t> </w:t>
      </w:r>
      <w:r>
        <w:rPr>
          <w:noProof/>
        </w:rPr>
        <w:t>Remediation</w:t>
      </w:r>
      <w:r>
        <w:rPr>
          <w:noProof/>
        </w:rPr>
        <w:tab/>
      </w:r>
      <w:r>
        <w:rPr>
          <w:noProof/>
        </w:rPr>
        <w:fldChar w:fldCharType="begin"/>
      </w:r>
      <w:r>
        <w:rPr>
          <w:noProof/>
        </w:rPr>
        <w:instrText xml:space="preserve"> PAGEREF _Toc225336588 \h </w:instrText>
      </w:r>
      <w:r>
        <w:rPr>
          <w:noProof/>
        </w:rPr>
      </w:r>
      <w:r>
        <w:rPr>
          <w:noProof/>
        </w:rPr>
        <w:fldChar w:fldCharType="separate"/>
      </w:r>
      <w:r>
        <w:rPr>
          <w:noProof/>
        </w:rPr>
        <w:t>33</w:t>
      </w:r>
      <w:r>
        <w:rPr>
          <w:noProof/>
        </w:rPr>
        <w:fldChar w:fldCharType="end"/>
      </w:r>
    </w:p>
    <w:p w14:paraId="2960E9C5" w14:textId="0C0035D4" w:rsidR="00746A39" w:rsidRDefault="00746A39">
      <w:pPr>
        <w:pStyle w:val="TOC2"/>
        <w:tabs>
          <w:tab w:val="right" w:leader="dot" w:pos="10790"/>
        </w:tabs>
        <w:rPr>
          <w:rFonts w:eastAsiaTheme="minorEastAsia"/>
          <w:noProof/>
          <w:lang w:eastAsia="ja-JP"/>
        </w:rPr>
      </w:pPr>
      <w:r>
        <w:rPr>
          <w:noProof/>
        </w:rPr>
        <w:t>Instructional Materials Goal 7: Creation and Adoption of Accessible</w:t>
      </w:r>
      <w:r w:rsidRPr="0008261C">
        <w:rPr>
          <w:rFonts w:ascii="Arial" w:hAnsi="Arial"/>
          <w:noProof/>
        </w:rPr>
        <w:t> </w:t>
      </w:r>
      <w:r>
        <w:rPr>
          <w:noProof/>
        </w:rPr>
        <w:t>Instructional Materials</w:t>
      </w:r>
      <w:r w:rsidRPr="0008261C">
        <w:rPr>
          <w:rFonts w:ascii="Arial" w:hAnsi="Arial"/>
          <w:noProof/>
        </w:rPr>
        <w:t> </w:t>
      </w:r>
      <w:r>
        <w:rPr>
          <w:noProof/>
        </w:rPr>
        <w:tab/>
      </w:r>
      <w:r>
        <w:rPr>
          <w:noProof/>
        </w:rPr>
        <w:fldChar w:fldCharType="begin"/>
      </w:r>
      <w:r>
        <w:rPr>
          <w:noProof/>
        </w:rPr>
        <w:instrText xml:space="preserve"> PAGEREF _Toc225336589 \h </w:instrText>
      </w:r>
      <w:r>
        <w:rPr>
          <w:noProof/>
        </w:rPr>
      </w:r>
      <w:r>
        <w:rPr>
          <w:noProof/>
        </w:rPr>
        <w:fldChar w:fldCharType="separate"/>
      </w:r>
      <w:r>
        <w:rPr>
          <w:noProof/>
        </w:rPr>
        <w:t>40</w:t>
      </w:r>
      <w:r>
        <w:rPr>
          <w:noProof/>
        </w:rPr>
        <w:fldChar w:fldCharType="end"/>
      </w:r>
    </w:p>
    <w:p w14:paraId="05F4EEFB" w14:textId="30C6DAF1" w:rsidR="00746A39" w:rsidRDefault="00746A39">
      <w:pPr>
        <w:pStyle w:val="TOC1"/>
        <w:tabs>
          <w:tab w:val="right" w:leader="dot" w:pos="10790"/>
        </w:tabs>
        <w:rPr>
          <w:rFonts w:eastAsiaTheme="minorEastAsia"/>
          <w:noProof/>
          <w:lang w:eastAsia="ja-JP"/>
        </w:rPr>
      </w:pPr>
      <w:r>
        <w:rPr>
          <w:noProof/>
        </w:rPr>
        <w:t>Procurement Success Indicators</w:t>
      </w:r>
      <w:r>
        <w:rPr>
          <w:noProof/>
        </w:rPr>
        <w:tab/>
      </w:r>
      <w:r>
        <w:rPr>
          <w:noProof/>
        </w:rPr>
        <w:fldChar w:fldCharType="begin"/>
      </w:r>
      <w:r>
        <w:rPr>
          <w:noProof/>
        </w:rPr>
        <w:instrText xml:space="preserve"> PAGEREF _Toc225336590 \h </w:instrText>
      </w:r>
      <w:r>
        <w:rPr>
          <w:noProof/>
        </w:rPr>
      </w:r>
      <w:r>
        <w:rPr>
          <w:noProof/>
        </w:rPr>
        <w:fldChar w:fldCharType="separate"/>
      </w:r>
      <w:r>
        <w:rPr>
          <w:noProof/>
        </w:rPr>
        <w:t>44</w:t>
      </w:r>
      <w:r>
        <w:rPr>
          <w:noProof/>
        </w:rPr>
        <w:fldChar w:fldCharType="end"/>
      </w:r>
    </w:p>
    <w:p w14:paraId="2080C071" w14:textId="7DE85DEF" w:rsidR="00746A39" w:rsidRDefault="00746A39">
      <w:pPr>
        <w:pStyle w:val="TOC2"/>
        <w:tabs>
          <w:tab w:val="right" w:leader="dot" w:pos="10790"/>
        </w:tabs>
        <w:rPr>
          <w:rFonts w:eastAsiaTheme="minorEastAsia"/>
          <w:noProof/>
          <w:lang w:eastAsia="ja-JP"/>
        </w:rPr>
      </w:pPr>
      <w:r>
        <w:rPr>
          <w:noProof/>
        </w:rPr>
        <w:t>Procurement Goal 1: Procurement Processes</w:t>
      </w:r>
      <w:r>
        <w:rPr>
          <w:noProof/>
        </w:rPr>
        <w:tab/>
      </w:r>
      <w:r>
        <w:rPr>
          <w:noProof/>
        </w:rPr>
        <w:fldChar w:fldCharType="begin"/>
      </w:r>
      <w:r>
        <w:rPr>
          <w:noProof/>
        </w:rPr>
        <w:instrText xml:space="preserve"> PAGEREF _Toc225336591 \h </w:instrText>
      </w:r>
      <w:r>
        <w:rPr>
          <w:noProof/>
        </w:rPr>
      </w:r>
      <w:r>
        <w:rPr>
          <w:noProof/>
        </w:rPr>
        <w:fldChar w:fldCharType="separate"/>
      </w:r>
      <w:r>
        <w:rPr>
          <w:noProof/>
        </w:rPr>
        <w:t>44</w:t>
      </w:r>
      <w:r>
        <w:rPr>
          <w:noProof/>
        </w:rPr>
        <w:fldChar w:fldCharType="end"/>
      </w:r>
    </w:p>
    <w:p w14:paraId="06637DCE" w14:textId="03EA2750" w:rsidR="00746A39" w:rsidRDefault="00746A39">
      <w:pPr>
        <w:pStyle w:val="TOC2"/>
        <w:tabs>
          <w:tab w:val="right" w:leader="dot" w:pos="10790"/>
        </w:tabs>
        <w:rPr>
          <w:rFonts w:eastAsiaTheme="minorEastAsia"/>
          <w:noProof/>
          <w:lang w:eastAsia="ja-JP"/>
        </w:rPr>
      </w:pPr>
      <w:r>
        <w:rPr>
          <w:noProof/>
        </w:rPr>
        <w:t>Procurement Goal 4: Temporary Alternate Access Plans (TAAP)</w:t>
      </w:r>
      <w:r>
        <w:rPr>
          <w:noProof/>
        </w:rPr>
        <w:tab/>
      </w:r>
      <w:r>
        <w:rPr>
          <w:noProof/>
        </w:rPr>
        <w:fldChar w:fldCharType="begin"/>
      </w:r>
      <w:r>
        <w:rPr>
          <w:noProof/>
        </w:rPr>
        <w:instrText xml:space="preserve"> PAGEREF _Toc225336592 \h </w:instrText>
      </w:r>
      <w:r>
        <w:rPr>
          <w:noProof/>
        </w:rPr>
      </w:r>
      <w:r>
        <w:rPr>
          <w:noProof/>
        </w:rPr>
        <w:fldChar w:fldCharType="separate"/>
      </w:r>
      <w:r>
        <w:rPr>
          <w:noProof/>
        </w:rPr>
        <w:t>50</w:t>
      </w:r>
      <w:r>
        <w:rPr>
          <w:noProof/>
        </w:rPr>
        <w:fldChar w:fldCharType="end"/>
      </w:r>
    </w:p>
    <w:p w14:paraId="31DDF7A4" w14:textId="29895B89" w:rsidR="00746A39" w:rsidRDefault="00746A39">
      <w:pPr>
        <w:pStyle w:val="TOC2"/>
        <w:tabs>
          <w:tab w:val="right" w:leader="dot" w:pos="10790"/>
        </w:tabs>
        <w:rPr>
          <w:rFonts w:eastAsiaTheme="minorEastAsia"/>
          <w:noProof/>
          <w:lang w:eastAsia="ja-JP"/>
        </w:rPr>
      </w:pPr>
      <w:r>
        <w:rPr>
          <w:noProof/>
        </w:rPr>
        <w:t>Procurement Goal 8: Experience/Implementation</w:t>
      </w:r>
      <w:r>
        <w:rPr>
          <w:noProof/>
        </w:rPr>
        <w:tab/>
      </w:r>
      <w:r>
        <w:rPr>
          <w:noProof/>
        </w:rPr>
        <w:fldChar w:fldCharType="begin"/>
      </w:r>
      <w:r>
        <w:rPr>
          <w:noProof/>
        </w:rPr>
        <w:instrText xml:space="preserve"> PAGEREF _Toc225336593 \h </w:instrText>
      </w:r>
      <w:r>
        <w:rPr>
          <w:noProof/>
        </w:rPr>
      </w:r>
      <w:r>
        <w:rPr>
          <w:noProof/>
        </w:rPr>
        <w:fldChar w:fldCharType="separate"/>
      </w:r>
      <w:r>
        <w:rPr>
          <w:noProof/>
        </w:rPr>
        <w:t>51</w:t>
      </w:r>
      <w:r>
        <w:rPr>
          <w:noProof/>
        </w:rPr>
        <w:fldChar w:fldCharType="end"/>
      </w:r>
    </w:p>
    <w:p w14:paraId="2B722413" w14:textId="54980382" w:rsidR="00746A39" w:rsidRDefault="00746A39">
      <w:pPr>
        <w:pStyle w:val="TOC1"/>
        <w:tabs>
          <w:tab w:val="right" w:leader="dot" w:pos="10790"/>
        </w:tabs>
        <w:rPr>
          <w:rFonts w:eastAsiaTheme="minorEastAsia"/>
          <w:noProof/>
          <w:lang w:eastAsia="ja-JP"/>
        </w:rPr>
      </w:pPr>
      <w:r>
        <w:rPr>
          <w:noProof/>
        </w:rPr>
        <w:t>Communication &amp; Training (</w:t>
      </w:r>
      <w:r w:rsidRPr="0008261C">
        <w:rPr>
          <w:noProof/>
          <w:highlight w:val="yellow"/>
        </w:rPr>
        <w:t>NEW</w:t>
      </w:r>
      <w:r>
        <w:rPr>
          <w:noProof/>
        </w:rPr>
        <w:t>) Success Indicators</w:t>
      </w:r>
      <w:r>
        <w:rPr>
          <w:noProof/>
        </w:rPr>
        <w:tab/>
      </w:r>
      <w:r>
        <w:rPr>
          <w:noProof/>
        </w:rPr>
        <w:fldChar w:fldCharType="begin"/>
      </w:r>
      <w:r>
        <w:rPr>
          <w:noProof/>
        </w:rPr>
        <w:instrText xml:space="preserve"> PAGEREF _Toc225336594 \h </w:instrText>
      </w:r>
      <w:r>
        <w:rPr>
          <w:noProof/>
        </w:rPr>
      </w:r>
      <w:r>
        <w:rPr>
          <w:noProof/>
        </w:rPr>
        <w:fldChar w:fldCharType="separate"/>
      </w:r>
      <w:r>
        <w:rPr>
          <w:noProof/>
        </w:rPr>
        <w:t>54</w:t>
      </w:r>
      <w:r>
        <w:rPr>
          <w:noProof/>
        </w:rPr>
        <w:fldChar w:fldCharType="end"/>
      </w:r>
    </w:p>
    <w:p w14:paraId="54DEAA0B" w14:textId="24BB7CD3" w:rsidR="00746A39" w:rsidRDefault="00746A39">
      <w:pPr>
        <w:pStyle w:val="TOC2"/>
        <w:tabs>
          <w:tab w:val="right" w:leader="dot" w:pos="10790"/>
        </w:tabs>
        <w:rPr>
          <w:rFonts w:eastAsiaTheme="minorEastAsia"/>
          <w:noProof/>
          <w:lang w:eastAsia="ja-JP"/>
        </w:rPr>
      </w:pPr>
      <w:r>
        <w:rPr>
          <w:noProof/>
        </w:rPr>
        <w:t>Communication &amp; Training Goal 1: Promote a Campus-Wide Culture of Accessibility</w:t>
      </w:r>
      <w:r>
        <w:rPr>
          <w:noProof/>
        </w:rPr>
        <w:tab/>
      </w:r>
      <w:r>
        <w:rPr>
          <w:noProof/>
        </w:rPr>
        <w:fldChar w:fldCharType="begin"/>
      </w:r>
      <w:r>
        <w:rPr>
          <w:noProof/>
        </w:rPr>
        <w:instrText xml:space="preserve"> PAGEREF _Toc225336595 \h </w:instrText>
      </w:r>
      <w:r>
        <w:rPr>
          <w:noProof/>
        </w:rPr>
      </w:r>
      <w:r>
        <w:rPr>
          <w:noProof/>
        </w:rPr>
        <w:fldChar w:fldCharType="separate"/>
      </w:r>
      <w:r>
        <w:rPr>
          <w:noProof/>
        </w:rPr>
        <w:t>54</w:t>
      </w:r>
      <w:r>
        <w:rPr>
          <w:noProof/>
        </w:rPr>
        <w:fldChar w:fldCharType="end"/>
      </w:r>
    </w:p>
    <w:p w14:paraId="7D2E4A39" w14:textId="56BB6B44" w:rsidR="00746A39" w:rsidRDefault="00746A39">
      <w:pPr>
        <w:pStyle w:val="TOC2"/>
        <w:tabs>
          <w:tab w:val="right" w:leader="dot" w:pos="10790"/>
        </w:tabs>
        <w:rPr>
          <w:rFonts w:eastAsiaTheme="minorEastAsia"/>
          <w:noProof/>
          <w:lang w:eastAsia="ja-JP"/>
        </w:rPr>
      </w:pPr>
      <w:r>
        <w:rPr>
          <w:noProof/>
        </w:rPr>
        <w:t>Communication &amp; Training Goal 2: Ongoing Role-Specific Accessibility Training</w:t>
      </w:r>
      <w:r>
        <w:rPr>
          <w:noProof/>
        </w:rPr>
        <w:tab/>
      </w:r>
      <w:r>
        <w:rPr>
          <w:noProof/>
        </w:rPr>
        <w:fldChar w:fldCharType="begin"/>
      </w:r>
      <w:r>
        <w:rPr>
          <w:noProof/>
        </w:rPr>
        <w:instrText xml:space="preserve"> PAGEREF _Toc225336596 \h </w:instrText>
      </w:r>
      <w:r>
        <w:rPr>
          <w:noProof/>
        </w:rPr>
      </w:r>
      <w:r>
        <w:rPr>
          <w:noProof/>
        </w:rPr>
        <w:fldChar w:fldCharType="separate"/>
      </w:r>
      <w:r>
        <w:rPr>
          <w:noProof/>
        </w:rPr>
        <w:t>58</w:t>
      </w:r>
      <w:r>
        <w:rPr>
          <w:noProof/>
        </w:rPr>
        <w:fldChar w:fldCharType="end"/>
      </w:r>
    </w:p>
    <w:p w14:paraId="73E271ED" w14:textId="2E6979E5" w:rsidR="00746A39" w:rsidRDefault="00746A39">
      <w:pPr>
        <w:pStyle w:val="TOC1"/>
        <w:tabs>
          <w:tab w:val="right" w:leader="dot" w:pos="10790"/>
        </w:tabs>
        <w:rPr>
          <w:rFonts w:eastAsiaTheme="minorEastAsia"/>
          <w:noProof/>
          <w:lang w:eastAsia="ja-JP"/>
        </w:rPr>
      </w:pPr>
      <w:r>
        <w:rPr>
          <w:noProof/>
        </w:rPr>
        <w:t>Governance, Planning, and Policies (NEW) Success Indicators</w:t>
      </w:r>
      <w:r>
        <w:rPr>
          <w:noProof/>
        </w:rPr>
        <w:tab/>
      </w:r>
      <w:r>
        <w:rPr>
          <w:noProof/>
        </w:rPr>
        <w:fldChar w:fldCharType="begin"/>
      </w:r>
      <w:r>
        <w:rPr>
          <w:noProof/>
        </w:rPr>
        <w:instrText xml:space="preserve"> PAGEREF _Toc225336597 \h </w:instrText>
      </w:r>
      <w:r>
        <w:rPr>
          <w:noProof/>
        </w:rPr>
      </w:r>
      <w:r>
        <w:rPr>
          <w:noProof/>
        </w:rPr>
        <w:fldChar w:fldCharType="separate"/>
      </w:r>
      <w:r>
        <w:rPr>
          <w:noProof/>
        </w:rPr>
        <w:t>64</w:t>
      </w:r>
      <w:r>
        <w:rPr>
          <w:noProof/>
        </w:rPr>
        <w:fldChar w:fldCharType="end"/>
      </w:r>
    </w:p>
    <w:p w14:paraId="51398FCD" w14:textId="1213A071" w:rsidR="00746A39" w:rsidRDefault="00746A39">
      <w:pPr>
        <w:pStyle w:val="TOC2"/>
        <w:tabs>
          <w:tab w:val="right" w:leader="dot" w:pos="10790"/>
        </w:tabs>
        <w:rPr>
          <w:rFonts w:eastAsiaTheme="minorEastAsia"/>
          <w:noProof/>
          <w:lang w:eastAsia="ja-JP"/>
        </w:rPr>
      </w:pPr>
      <w:r>
        <w:rPr>
          <w:noProof/>
        </w:rPr>
        <w:t>Governance, Planning, and Policies Goal 1: Establish Clear Roles and Responsibilities for Accessibility Oversight</w:t>
      </w:r>
      <w:r>
        <w:rPr>
          <w:noProof/>
        </w:rPr>
        <w:tab/>
      </w:r>
      <w:r>
        <w:rPr>
          <w:noProof/>
        </w:rPr>
        <w:fldChar w:fldCharType="begin"/>
      </w:r>
      <w:r>
        <w:rPr>
          <w:noProof/>
        </w:rPr>
        <w:instrText xml:space="preserve"> PAGEREF _Toc225336598 \h </w:instrText>
      </w:r>
      <w:r>
        <w:rPr>
          <w:noProof/>
        </w:rPr>
      </w:r>
      <w:r>
        <w:rPr>
          <w:noProof/>
        </w:rPr>
        <w:fldChar w:fldCharType="separate"/>
      </w:r>
      <w:r>
        <w:rPr>
          <w:noProof/>
        </w:rPr>
        <w:t>64</w:t>
      </w:r>
      <w:r>
        <w:rPr>
          <w:noProof/>
        </w:rPr>
        <w:fldChar w:fldCharType="end"/>
      </w:r>
    </w:p>
    <w:p w14:paraId="284E8B4F" w14:textId="6CA4223E" w:rsidR="00746A39" w:rsidRDefault="00746A39">
      <w:pPr>
        <w:pStyle w:val="TOC2"/>
        <w:tabs>
          <w:tab w:val="right" w:leader="dot" w:pos="10790"/>
        </w:tabs>
        <w:rPr>
          <w:rFonts w:eastAsiaTheme="minorEastAsia"/>
          <w:noProof/>
          <w:lang w:eastAsia="ja-JP"/>
        </w:rPr>
      </w:pPr>
      <w:r>
        <w:rPr>
          <w:noProof/>
        </w:rPr>
        <w:t>Governance, Planning, and Policies Goal 2: Formalize Accessibility-Related Policies and Procedures</w:t>
      </w:r>
      <w:r>
        <w:rPr>
          <w:noProof/>
        </w:rPr>
        <w:tab/>
      </w:r>
      <w:r>
        <w:rPr>
          <w:noProof/>
        </w:rPr>
        <w:fldChar w:fldCharType="begin"/>
      </w:r>
      <w:r>
        <w:rPr>
          <w:noProof/>
        </w:rPr>
        <w:instrText xml:space="preserve"> PAGEREF _Toc225336599 \h </w:instrText>
      </w:r>
      <w:r>
        <w:rPr>
          <w:noProof/>
        </w:rPr>
      </w:r>
      <w:r>
        <w:rPr>
          <w:noProof/>
        </w:rPr>
        <w:fldChar w:fldCharType="separate"/>
      </w:r>
      <w:r>
        <w:rPr>
          <w:noProof/>
        </w:rPr>
        <w:t>71</w:t>
      </w:r>
      <w:r>
        <w:rPr>
          <w:noProof/>
        </w:rPr>
        <w:fldChar w:fldCharType="end"/>
      </w:r>
    </w:p>
    <w:p w14:paraId="68431563" w14:textId="1775D97F" w:rsidR="00746A39" w:rsidRDefault="00746A39">
      <w:pPr>
        <w:pStyle w:val="TOC2"/>
        <w:tabs>
          <w:tab w:val="right" w:leader="dot" w:pos="10790"/>
        </w:tabs>
        <w:rPr>
          <w:rFonts w:eastAsiaTheme="minorEastAsia"/>
          <w:noProof/>
          <w:lang w:eastAsia="ja-JP"/>
        </w:rPr>
      </w:pPr>
      <w:r>
        <w:rPr>
          <w:noProof/>
        </w:rPr>
        <w:t>Governance, Planning, and Policies Goal 3: Embed Accessibility into Institutional Planning Cycles</w:t>
      </w:r>
      <w:r>
        <w:rPr>
          <w:noProof/>
        </w:rPr>
        <w:tab/>
      </w:r>
      <w:r>
        <w:rPr>
          <w:noProof/>
        </w:rPr>
        <w:fldChar w:fldCharType="begin"/>
      </w:r>
      <w:r>
        <w:rPr>
          <w:noProof/>
        </w:rPr>
        <w:instrText xml:space="preserve"> PAGEREF _Toc225336600 \h </w:instrText>
      </w:r>
      <w:r>
        <w:rPr>
          <w:noProof/>
        </w:rPr>
      </w:r>
      <w:r>
        <w:rPr>
          <w:noProof/>
        </w:rPr>
        <w:fldChar w:fldCharType="separate"/>
      </w:r>
      <w:r>
        <w:rPr>
          <w:noProof/>
        </w:rPr>
        <w:t>75</w:t>
      </w:r>
      <w:r>
        <w:rPr>
          <w:noProof/>
        </w:rPr>
        <w:fldChar w:fldCharType="end"/>
      </w:r>
    </w:p>
    <w:p w14:paraId="70985FF0" w14:textId="7EC22D5C" w:rsidR="00746A39" w:rsidRDefault="00746A39">
      <w:pPr>
        <w:pStyle w:val="TOC1"/>
        <w:tabs>
          <w:tab w:val="right" w:leader="dot" w:pos="10790"/>
        </w:tabs>
        <w:rPr>
          <w:rFonts w:eastAsiaTheme="minorEastAsia"/>
          <w:noProof/>
          <w:lang w:eastAsia="ja-JP"/>
        </w:rPr>
      </w:pPr>
      <w:r>
        <w:rPr>
          <w:noProof/>
        </w:rPr>
        <w:t>Vocabulary</w:t>
      </w:r>
      <w:r>
        <w:rPr>
          <w:noProof/>
        </w:rPr>
        <w:tab/>
      </w:r>
      <w:r>
        <w:rPr>
          <w:noProof/>
        </w:rPr>
        <w:fldChar w:fldCharType="begin"/>
      </w:r>
      <w:r>
        <w:rPr>
          <w:noProof/>
        </w:rPr>
        <w:instrText xml:space="preserve"> PAGEREF _Toc225336601 \h </w:instrText>
      </w:r>
      <w:r>
        <w:rPr>
          <w:noProof/>
        </w:rPr>
      </w:r>
      <w:r>
        <w:rPr>
          <w:noProof/>
        </w:rPr>
        <w:fldChar w:fldCharType="separate"/>
      </w:r>
      <w:r>
        <w:rPr>
          <w:noProof/>
        </w:rPr>
        <w:t>76</w:t>
      </w:r>
      <w:r>
        <w:rPr>
          <w:noProof/>
        </w:rPr>
        <w:fldChar w:fldCharType="end"/>
      </w:r>
    </w:p>
    <w:p w14:paraId="125F0BE8" w14:textId="20A56663" w:rsidR="007F5FDD" w:rsidRDefault="007F5FDD" w:rsidP="005E7EC3">
      <w:r w:rsidRPr="71146001">
        <w:rPr>
          <w:rFonts w:eastAsiaTheme="minorEastAsia"/>
        </w:rPr>
        <w:fldChar w:fldCharType="end"/>
      </w:r>
      <w:r>
        <w:br w:type="page"/>
      </w:r>
    </w:p>
    <w:p w14:paraId="3E12FE0E" w14:textId="18CCF611" w:rsidR="00D2405C" w:rsidRDefault="00D2405C" w:rsidP="0C48293C">
      <w:pPr>
        <w:pStyle w:val="Heading2"/>
      </w:pPr>
      <w:bookmarkStart w:id="4" w:name="_Toc225336576"/>
      <w:r>
        <w:lastRenderedPageBreak/>
        <w:t>Introduction</w:t>
      </w:r>
      <w:bookmarkEnd w:id="4"/>
    </w:p>
    <w:p w14:paraId="65056342" w14:textId="76920378" w:rsidR="00712719" w:rsidRDefault="00712719" w:rsidP="00712719">
      <w:r>
        <w:t xml:space="preserve">This document is a companion guide to the CSU Accessibility Technology Initiative (ATI) Capability Maturity Model. The purpose of this document is to provide guidance </w:t>
      </w:r>
      <w:r w:rsidR="00A619A1">
        <w:t>for specific</w:t>
      </w:r>
      <w:r>
        <w:t xml:space="preserve"> ATI Goals and Success Criteria, to assist campuses in providing appropriate evidence and status levels that reflect their efforts.  </w:t>
      </w:r>
    </w:p>
    <w:p w14:paraId="551EF7F0" w14:textId="77777777" w:rsidR="009A5077" w:rsidRDefault="009A5077" w:rsidP="00AC7C88"/>
    <w:p w14:paraId="44AC7DCF" w14:textId="77777777" w:rsidR="009A5077" w:rsidRDefault="009A5077" w:rsidP="00712719">
      <w:pPr>
        <w:pStyle w:val="Heading2"/>
      </w:pPr>
      <w:bookmarkStart w:id="5" w:name="_Toc225336577"/>
      <w:r>
        <w:lastRenderedPageBreak/>
        <w:t>Status Level explanation</w:t>
      </w:r>
      <w:bookmarkEnd w:id="5"/>
    </w:p>
    <w:p w14:paraId="407C27CA" w14:textId="527A101E" w:rsidR="00712719" w:rsidRPr="009A5077" w:rsidRDefault="00712719" w:rsidP="00712719">
      <w:r w:rsidRPr="009A5077">
        <w:t xml:space="preserve">A </w:t>
      </w:r>
      <w:r w:rsidRPr="009A5077">
        <w:rPr>
          <w:b/>
          <w:bCs/>
        </w:rPr>
        <w:t>maturity model</w:t>
      </w:r>
      <w:r w:rsidRPr="009A5077">
        <w:t xml:space="preserve"> is a </w:t>
      </w:r>
      <w:r>
        <w:t xml:space="preserve">process-improvement </w:t>
      </w:r>
      <w:r w:rsidRPr="009A5077">
        <w:t xml:space="preserve">framework </w:t>
      </w:r>
      <w:r>
        <w:t xml:space="preserve">using a set of proven best practices that helps organizations understand their current level </w:t>
      </w:r>
      <w:r w:rsidR="00A619A1">
        <w:t xml:space="preserve">of </w:t>
      </w:r>
      <w:r>
        <w:t xml:space="preserve">capability and performance.  It also provides a guide for improvement.   A maturity model defines the capability of a given </w:t>
      </w:r>
      <w:r w:rsidR="00A619A1">
        <w:t xml:space="preserve">process. </w:t>
      </w:r>
      <w:r w:rsidR="00A619A1" w:rsidRPr="009A5077">
        <w:t>Each</w:t>
      </w:r>
      <w:r w:rsidRPr="009A5077">
        <w:t xml:space="preserve"> level in the model represents a stage of organizational progress, </w:t>
      </w:r>
      <w:r>
        <w:t>as a process develop</w:t>
      </w:r>
      <w:r w:rsidR="00A619A1">
        <w:t>s</w:t>
      </w:r>
      <w:r>
        <w:t xml:space="preserve"> and matur</w:t>
      </w:r>
      <w:r w:rsidR="00A619A1">
        <w:t>es, moving</w:t>
      </w:r>
      <w:r w:rsidRPr="009A5077">
        <w:t xml:space="preserve"> from </w:t>
      </w:r>
      <w:r w:rsidRPr="009A5077">
        <w:rPr>
          <w:i/>
          <w:iCs/>
        </w:rPr>
        <w:t>ad hoc</w:t>
      </w:r>
      <w:r w:rsidRPr="009A5077">
        <w:t xml:space="preserve"> practices toward standardized</w:t>
      </w:r>
      <w:r>
        <w:t>/defined</w:t>
      </w:r>
      <w:r w:rsidRPr="009A5077">
        <w:t>, managed, and continuous improve</w:t>
      </w:r>
      <w:r>
        <w:t>ment</w:t>
      </w:r>
      <w:r w:rsidRPr="009A5077">
        <w:t>.</w:t>
      </w:r>
    </w:p>
    <w:p w14:paraId="760F450C" w14:textId="77777777" w:rsidR="00712719" w:rsidRDefault="00712719" w:rsidP="00712719"/>
    <w:p w14:paraId="42D8E74D" w14:textId="77777777" w:rsidR="00712719" w:rsidRPr="009A5077" w:rsidRDefault="00712719" w:rsidP="00712719">
      <w:r w:rsidRPr="009A5077">
        <w:t>The goal of a maturity model is twofold:</w:t>
      </w:r>
    </w:p>
    <w:p w14:paraId="162E5E40" w14:textId="12E65B05" w:rsidR="00712719" w:rsidRPr="009A5077" w:rsidRDefault="00712719">
      <w:pPr>
        <w:numPr>
          <w:ilvl w:val="0"/>
          <w:numId w:val="28"/>
        </w:numPr>
      </w:pPr>
      <w:r w:rsidRPr="009A5077">
        <w:rPr>
          <w:b/>
          <w:bCs/>
        </w:rPr>
        <w:t>Assessment</w:t>
      </w:r>
      <w:r w:rsidRPr="009A5077">
        <w:t xml:space="preserve"> – </w:t>
      </w:r>
      <w:r>
        <w:t xml:space="preserve">allows the organization to understand </w:t>
      </w:r>
      <w:r w:rsidR="00A619A1">
        <w:t>its</w:t>
      </w:r>
      <w:r>
        <w:t xml:space="preserve"> current capabilities and performance</w:t>
      </w:r>
      <w:r w:rsidRPr="009A5077">
        <w:t>.</w:t>
      </w:r>
    </w:p>
    <w:p w14:paraId="0BE27899" w14:textId="62F9A2BD" w:rsidR="00712719" w:rsidRPr="009A5077" w:rsidRDefault="00712719">
      <w:pPr>
        <w:numPr>
          <w:ilvl w:val="0"/>
          <w:numId w:val="28"/>
        </w:numPr>
      </w:pPr>
      <w:r w:rsidRPr="009A5077">
        <w:rPr>
          <w:b/>
          <w:bCs/>
        </w:rPr>
        <w:t>Guidance</w:t>
      </w:r>
      <w:r w:rsidRPr="009A5077">
        <w:t xml:space="preserve"> – </w:t>
      </w:r>
      <w:r>
        <w:t>defines the capabilities associated with a given process and level.  The levels are progress</w:t>
      </w:r>
      <w:r w:rsidR="00A619A1">
        <w:t>ing,</w:t>
      </w:r>
      <w:r>
        <w:t xml:space="preserve"> demonstrating progress of improvement and maturity </w:t>
      </w:r>
      <w:r w:rsidR="00A619A1">
        <w:t>in each</w:t>
      </w:r>
      <w:r>
        <w:t xml:space="preserve"> process.  </w:t>
      </w:r>
    </w:p>
    <w:p w14:paraId="0A3933AB" w14:textId="6DE9818F" w:rsidR="00712719" w:rsidRPr="009A5077" w:rsidRDefault="00000000" w:rsidP="00712719">
      <w:r>
        <w:pict w14:anchorId="2CC92D97">
          <v:rect id="Horizontal Line 1" o:spid="_x0000_s2051" style="width:540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r>
        <w:pict w14:anchorId="08EA2F46">
          <v:rect id="_x0000_s2050" style="width:540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4F7FCF6F" w14:textId="5E18FDDE" w:rsidR="00712719" w:rsidRPr="009A5077" w:rsidRDefault="00712719" w:rsidP="00712719">
      <w:pPr>
        <w:rPr>
          <w:b/>
          <w:bCs/>
        </w:rPr>
      </w:pPr>
      <w:r>
        <w:rPr>
          <w:b/>
          <w:bCs/>
        </w:rPr>
        <w:t>Step for Completing the ATI Capability Maturity Model</w:t>
      </w:r>
    </w:p>
    <w:p w14:paraId="7545A485" w14:textId="3E581781" w:rsidR="00712719" w:rsidRPr="009A5077" w:rsidRDefault="00712719">
      <w:pPr>
        <w:numPr>
          <w:ilvl w:val="0"/>
          <w:numId w:val="29"/>
        </w:numPr>
      </w:pPr>
      <w:r w:rsidRPr="009A5077">
        <w:rPr>
          <w:b/>
          <w:bCs/>
        </w:rPr>
        <w:t>Review Each Category</w:t>
      </w:r>
      <w:r w:rsidRPr="009A5077">
        <w:t xml:space="preserve"> </w:t>
      </w:r>
      <w:r>
        <w:t xml:space="preserve">and associated Processes </w:t>
      </w:r>
      <w:r w:rsidRPr="009A5077">
        <w:t xml:space="preserve">– </w:t>
      </w:r>
      <w:r>
        <w:t xml:space="preserve">Review the processes being evaluated for each category.  Determine what evidence exists for each process by reviewing </w:t>
      </w:r>
      <w:r w:rsidRPr="009A5077">
        <w:t>the columns (e.g., Position Descriptions, Budget, Process/Procedures, Output, Metrics, Review).</w:t>
      </w:r>
    </w:p>
    <w:p w14:paraId="0BC5824C" w14:textId="7E0CCDA7" w:rsidR="00712719" w:rsidRPr="009A5077" w:rsidRDefault="00712719">
      <w:pPr>
        <w:numPr>
          <w:ilvl w:val="0"/>
          <w:numId w:val="29"/>
        </w:numPr>
      </w:pPr>
      <w:r>
        <w:rPr>
          <w:b/>
          <w:bCs/>
        </w:rPr>
        <w:t xml:space="preserve">Identify the Maturity Level for </w:t>
      </w:r>
      <w:r w:rsidRPr="009A5077">
        <w:rPr>
          <w:b/>
          <w:bCs/>
        </w:rPr>
        <w:t>Current Pr</w:t>
      </w:r>
      <w:r>
        <w:rPr>
          <w:b/>
          <w:bCs/>
        </w:rPr>
        <w:t>ocesses</w:t>
      </w:r>
      <w:r w:rsidRPr="009A5077">
        <w:t xml:space="preserve"> – For each </w:t>
      </w:r>
      <w:r>
        <w:t>process</w:t>
      </w:r>
      <w:r w:rsidRPr="009A5077">
        <w:t xml:space="preserve">, identify which maturity level most closely matches </w:t>
      </w:r>
      <w:r w:rsidR="00A619A1">
        <w:t xml:space="preserve">the </w:t>
      </w:r>
      <w:r w:rsidR="00A619A1" w:rsidRPr="009A5077">
        <w:t>current</w:t>
      </w:r>
      <w:r w:rsidRPr="009A5077">
        <w:t xml:space="preserve"> state</w:t>
      </w:r>
      <w:r>
        <w:t xml:space="preserve"> of that process</w:t>
      </w:r>
      <w:r w:rsidRPr="009A5077">
        <w:t>:</w:t>
      </w:r>
    </w:p>
    <w:p w14:paraId="33245A61" w14:textId="77777777" w:rsidR="00712719" w:rsidRPr="009A5077" w:rsidRDefault="00712719">
      <w:pPr>
        <w:numPr>
          <w:ilvl w:val="1"/>
          <w:numId w:val="29"/>
        </w:numPr>
      </w:pPr>
      <w:r w:rsidRPr="009A5077">
        <w:rPr>
          <w:i/>
          <w:iCs/>
        </w:rPr>
        <w:t>Not Started</w:t>
      </w:r>
      <w:r w:rsidRPr="009A5077">
        <w:t>: No activity or documentation.</w:t>
      </w:r>
      <w:r>
        <w:t xml:space="preserve">  No process exists.  </w:t>
      </w:r>
    </w:p>
    <w:p w14:paraId="14ABFAA1" w14:textId="795D04E4" w:rsidR="00712719" w:rsidRPr="009A5077" w:rsidRDefault="00712719">
      <w:pPr>
        <w:numPr>
          <w:ilvl w:val="1"/>
          <w:numId w:val="29"/>
        </w:numPr>
      </w:pPr>
      <w:r w:rsidRPr="41BC29C8">
        <w:rPr>
          <w:i/>
          <w:iCs/>
        </w:rPr>
        <w:t>Initiated</w:t>
      </w:r>
      <w:r>
        <w:t xml:space="preserve">: Early, tentative or ad hoc steps.  </w:t>
      </w:r>
    </w:p>
    <w:p w14:paraId="24BABF97" w14:textId="01F4F793" w:rsidR="00712719" w:rsidRPr="009A5077" w:rsidRDefault="00712719">
      <w:pPr>
        <w:numPr>
          <w:ilvl w:val="1"/>
          <w:numId w:val="29"/>
        </w:numPr>
      </w:pPr>
      <w:r w:rsidRPr="41BC29C8">
        <w:rPr>
          <w:i/>
          <w:iCs/>
        </w:rPr>
        <w:t>Defined</w:t>
      </w:r>
      <w:r>
        <w:t xml:space="preserve">: Practices are recognized but not </w:t>
      </w:r>
      <w:r w:rsidR="1A6E7F01">
        <w:t>codified</w:t>
      </w:r>
      <w:r>
        <w:t xml:space="preserve">.  Procedures may be informally documented.  Resources are not formally allocated.  </w:t>
      </w:r>
    </w:p>
    <w:p w14:paraId="2B54DA2D" w14:textId="6B1D781F" w:rsidR="00712719" w:rsidRPr="009A5077" w:rsidRDefault="00712719">
      <w:pPr>
        <w:numPr>
          <w:ilvl w:val="1"/>
          <w:numId w:val="29"/>
        </w:numPr>
      </w:pPr>
      <w:r w:rsidRPr="009A5077">
        <w:rPr>
          <w:i/>
          <w:iCs/>
        </w:rPr>
        <w:t>Established</w:t>
      </w:r>
      <w:r w:rsidRPr="009A5077">
        <w:t xml:space="preserve">: Processes are </w:t>
      </w:r>
      <w:r w:rsidR="00A619A1" w:rsidRPr="009A5077">
        <w:t>documented,</w:t>
      </w:r>
      <w:r w:rsidRPr="009A5077">
        <w:t xml:space="preserve"> and </w:t>
      </w:r>
      <w:r>
        <w:t xml:space="preserve">resources are </w:t>
      </w:r>
      <w:r w:rsidRPr="009A5077">
        <w:t>consistently a</w:t>
      </w:r>
      <w:r>
        <w:t>llocated</w:t>
      </w:r>
      <w:r w:rsidRPr="009A5077">
        <w:t>.</w:t>
      </w:r>
    </w:p>
    <w:p w14:paraId="7142AD69" w14:textId="77777777" w:rsidR="00712719" w:rsidRPr="009A5077" w:rsidRDefault="00712719">
      <w:pPr>
        <w:numPr>
          <w:ilvl w:val="1"/>
          <w:numId w:val="29"/>
        </w:numPr>
      </w:pPr>
      <w:r w:rsidRPr="009A5077">
        <w:rPr>
          <w:i/>
          <w:iCs/>
        </w:rPr>
        <w:t>Managed</w:t>
      </w:r>
      <w:r w:rsidRPr="009A5077">
        <w:t>: Processes are measured, tracked, and tied to milestones.</w:t>
      </w:r>
      <w:r>
        <w:t xml:space="preserve">  Metrics exist for a given process.  </w:t>
      </w:r>
    </w:p>
    <w:p w14:paraId="260396C6" w14:textId="77777777" w:rsidR="00712719" w:rsidRPr="009A5077" w:rsidRDefault="00712719">
      <w:pPr>
        <w:numPr>
          <w:ilvl w:val="1"/>
          <w:numId w:val="29"/>
        </w:numPr>
      </w:pPr>
      <w:r w:rsidRPr="009A5077">
        <w:rPr>
          <w:i/>
          <w:iCs/>
        </w:rPr>
        <w:t>Optimizing</w:t>
      </w:r>
      <w:r w:rsidRPr="009A5077">
        <w:t>: Continuous improvement based on regular reviews and feedback.</w:t>
      </w:r>
      <w:r>
        <w:t xml:space="preserve">  Metrics are used for process improvement.  </w:t>
      </w:r>
    </w:p>
    <w:p w14:paraId="72BBE6B2" w14:textId="0091A0AF" w:rsidR="00712719" w:rsidRPr="009A5077" w:rsidRDefault="00712719">
      <w:pPr>
        <w:numPr>
          <w:ilvl w:val="0"/>
          <w:numId w:val="29"/>
        </w:numPr>
      </w:pPr>
      <w:r w:rsidRPr="41BC29C8">
        <w:rPr>
          <w:b/>
          <w:bCs/>
        </w:rPr>
        <w:t>Select the Closest Fit</w:t>
      </w:r>
      <w:r>
        <w:t xml:space="preserve"> – Choose the level that best aligns with the current state.  Key considerations are whether a process is documented, ha</w:t>
      </w:r>
      <w:r w:rsidR="00A619A1">
        <w:t>s</w:t>
      </w:r>
      <w:r>
        <w:t xml:space="preserve"> staff and financial resources consistently allocated, whether metrics are collected and used, and </w:t>
      </w:r>
      <w:r w:rsidR="0048204B">
        <w:t>whether</w:t>
      </w:r>
      <w:r>
        <w:t xml:space="preserve"> the process is consistent for the enterprise.  </w:t>
      </w:r>
      <w:r>
        <w:br/>
        <w:t xml:space="preserve">It is common for evaluators to feel that their process </w:t>
      </w:r>
      <w:r w:rsidR="0048204B">
        <w:t>doesn’t</w:t>
      </w:r>
      <w:r>
        <w:t xml:space="preserve"> exactly fit into just one level.  Evaluators are asked to make a </w:t>
      </w:r>
      <w:r w:rsidR="370E676F">
        <w:t>“</w:t>
      </w:r>
      <w:r>
        <w:t>best</w:t>
      </w:r>
      <w:r w:rsidR="0048204B">
        <w:t xml:space="preserve"> effort,</w:t>
      </w:r>
      <w:r w:rsidR="3C30B325">
        <w:t>”</w:t>
      </w:r>
      <w:r>
        <w:t xml:space="preserve"> even if your organization has some elements of multiple levels.  To convey areas for growth, you may want to err on the side </w:t>
      </w:r>
      <w:r w:rsidR="0048204B">
        <w:t>of</w:t>
      </w:r>
      <w:r>
        <w:t xml:space="preserve"> selecting the lower level if you are considering two levels.  </w:t>
      </w:r>
    </w:p>
    <w:p w14:paraId="2D8E206B" w14:textId="77777777" w:rsidR="00712719" w:rsidRDefault="00712719">
      <w:pPr>
        <w:numPr>
          <w:ilvl w:val="0"/>
          <w:numId w:val="29"/>
        </w:numPr>
      </w:pPr>
      <w:r>
        <w:rPr>
          <w:b/>
          <w:bCs/>
        </w:rPr>
        <w:t>Identify any</w:t>
      </w:r>
      <w:r w:rsidRPr="009A5077">
        <w:rPr>
          <w:b/>
          <w:bCs/>
        </w:rPr>
        <w:t xml:space="preserve"> Gaps</w:t>
      </w:r>
      <w:r w:rsidRPr="009A5077">
        <w:t xml:space="preserve"> – </w:t>
      </w:r>
      <w:r>
        <w:t>Document</w:t>
      </w:r>
      <w:r w:rsidRPr="009A5077">
        <w:t xml:space="preserve"> improvements needed to move up a level</w:t>
      </w:r>
      <w:r>
        <w:t xml:space="preserve">. </w:t>
      </w:r>
    </w:p>
    <w:p w14:paraId="407E761F" w14:textId="07024055" w:rsidR="00712719" w:rsidRPr="009A5077" w:rsidRDefault="00712719">
      <w:pPr>
        <w:numPr>
          <w:ilvl w:val="0"/>
          <w:numId w:val="29"/>
        </w:numPr>
      </w:pPr>
      <w:r>
        <w:rPr>
          <w:b/>
          <w:bCs/>
        </w:rPr>
        <w:t>Document Action Items and Roadmap.</w:t>
      </w:r>
      <w:r w:rsidRPr="00CB6280">
        <w:t xml:space="preserve">  D</w:t>
      </w:r>
      <w:r w:rsidRPr="004E4F74">
        <w:t xml:space="preserve">ocumented </w:t>
      </w:r>
      <w:r>
        <w:t>items from Step 4 become your roadmap and action items</w:t>
      </w:r>
      <w:r w:rsidRPr="009A5077">
        <w:t>.</w:t>
      </w:r>
      <w:r>
        <w:t xml:space="preserve">  Prioritization considerations include risk, resources needed, </w:t>
      </w:r>
    </w:p>
    <w:p w14:paraId="0148B668" w14:textId="6392B7C4" w:rsidR="009A5077" w:rsidRDefault="009A5077" w:rsidP="009A5077"/>
    <w:p w14:paraId="2290F62D" w14:textId="77777777" w:rsidR="009A5077" w:rsidRDefault="009A5077" w:rsidP="009A5077"/>
    <w:p w14:paraId="6CA7D7DE" w14:textId="7D17994D" w:rsidR="009A5077" w:rsidRPr="009A5077" w:rsidRDefault="009A5077" w:rsidP="009A5077">
      <w:pPr>
        <w:sectPr w:rsidR="009A5077" w:rsidRPr="009A5077" w:rsidSect="00EE5784">
          <w:headerReference w:type="default" r:id="rId9"/>
          <w:footerReference w:type="even" r:id="rId10"/>
          <w:footerReference w:type="default" r:id="rId11"/>
          <w:pgSz w:w="12240" w:h="15840"/>
          <w:pgMar w:top="720" w:right="720" w:bottom="720" w:left="720" w:header="720" w:footer="720" w:gutter="0"/>
          <w:cols w:space="720"/>
          <w:docGrid w:linePitch="360"/>
        </w:sectPr>
      </w:pPr>
    </w:p>
    <w:p w14:paraId="2553D8AE" w14:textId="758C4822" w:rsidR="00AC7C88" w:rsidRDefault="00AC7C88" w:rsidP="00712719">
      <w:pPr>
        <w:pStyle w:val="Heading2"/>
      </w:pPr>
      <w:bookmarkStart w:id="6" w:name="_Toc225336578"/>
      <w:r>
        <w:lastRenderedPageBreak/>
        <w:t xml:space="preserve">Status </w:t>
      </w:r>
      <w:r w:rsidR="009A5077">
        <w:t xml:space="preserve">Level </w:t>
      </w:r>
      <w:r w:rsidR="532072FC">
        <w:t xml:space="preserve">Documentation </w:t>
      </w:r>
      <w:r w:rsidR="009A5077">
        <w:t>Matrix</w:t>
      </w:r>
      <w:r w:rsidR="6C83AD3F">
        <w:t xml:space="preserve"> –</w:t>
      </w:r>
      <w:bookmarkEnd w:id="6"/>
      <w:r w:rsidR="6C83AD3F">
        <w:t xml:space="preserve"> </w:t>
      </w:r>
    </w:p>
    <w:p w14:paraId="5882F36A" w14:textId="5E58EA2D" w:rsidR="009A5077" w:rsidRPr="009A5077" w:rsidRDefault="16E329DF" w:rsidP="009A5077">
      <w:r>
        <w:t>Refer to the following table to ensure your documentation meets the core elements of your status level.</w:t>
      </w:r>
    </w:p>
    <w:p w14:paraId="25C87C1F" w14:textId="735C94E0" w:rsidR="0C48293C" w:rsidRDefault="0C48293C"/>
    <w:tbl>
      <w:tblPr>
        <w:tblStyle w:val="GridTable3"/>
        <w:tblW w:w="5000" w:type="pct"/>
        <w:tblLook w:val="04A0" w:firstRow="1" w:lastRow="0" w:firstColumn="1" w:lastColumn="0" w:noHBand="0" w:noVBand="1"/>
      </w:tblPr>
      <w:tblGrid>
        <w:gridCol w:w="2007"/>
        <w:gridCol w:w="2007"/>
        <w:gridCol w:w="2007"/>
        <w:gridCol w:w="2358"/>
        <w:gridCol w:w="2007"/>
        <w:gridCol w:w="2007"/>
        <w:gridCol w:w="2007"/>
      </w:tblGrid>
      <w:tr w:rsidR="001F14B2" w:rsidRPr="00627F6A" w14:paraId="25D9B96D" w14:textId="77777777" w:rsidTr="0000655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14" w:type="pct"/>
            <w:hideMark/>
          </w:tcPr>
          <w:p w14:paraId="39119C79" w14:textId="77777777" w:rsidR="00712719" w:rsidRPr="00D73040" w:rsidRDefault="00712719" w:rsidP="00846DA7">
            <w:pPr>
              <w:rPr>
                <w:rStyle w:val="Strong"/>
                <w:b/>
                <w:bCs/>
              </w:rPr>
            </w:pPr>
            <w:bookmarkStart w:id="7" w:name="_Hlk207894610"/>
            <w:r w:rsidRPr="00D73040">
              <w:rPr>
                <w:rStyle w:val="Strong"/>
              </w:rPr>
              <w:t>Status Level </w:t>
            </w:r>
          </w:p>
        </w:tc>
        <w:tc>
          <w:tcPr>
            <w:tcW w:w="714" w:type="pct"/>
          </w:tcPr>
          <w:p w14:paraId="73ACA35F" w14:textId="77777777" w:rsidR="00712719" w:rsidRPr="00627F6A" w:rsidRDefault="00712719" w:rsidP="00846DA7">
            <w:pPr>
              <w:cnfStyle w:val="100000000000" w:firstRow="1" w:lastRow="0" w:firstColumn="0" w:lastColumn="0" w:oddVBand="0" w:evenVBand="0" w:oddHBand="0" w:evenHBand="0" w:firstRowFirstColumn="0" w:firstRowLastColumn="0" w:lastRowFirstColumn="0" w:lastRowLastColumn="0"/>
              <w:rPr>
                <w:rStyle w:val="Strong"/>
                <w:b/>
                <w:bCs/>
              </w:rPr>
            </w:pPr>
            <w:r w:rsidRPr="00627F6A">
              <w:rPr>
                <w:rStyle w:val="Strong"/>
              </w:rPr>
              <w:t>Position Descriptions</w:t>
            </w:r>
          </w:p>
        </w:tc>
        <w:tc>
          <w:tcPr>
            <w:tcW w:w="714" w:type="pct"/>
          </w:tcPr>
          <w:p w14:paraId="41047669" w14:textId="77777777" w:rsidR="00712719" w:rsidRPr="00627F6A" w:rsidRDefault="00712719" w:rsidP="00846DA7">
            <w:pPr>
              <w:cnfStyle w:val="100000000000" w:firstRow="1" w:lastRow="0" w:firstColumn="0" w:lastColumn="0" w:oddVBand="0" w:evenVBand="0" w:oddHBand="0" w:evenHBand="0" w:firstRowFirstColumn="0" w:firstRowLastColumn="0" w:lastRowFirstColumn="0" w:lastRowLastColumn="0"/>
              <w:rPr>
                <w:rStyle w:val="Strong"/>
                <w:b/>
                <w:bCs/>
              </w:rPr>
            </w:pPr>
            <w:r w:rsidRPr="00627F6A">
              <w:rPr>
                <w:rStyle w:val="Strong"/>
              </w:rPr>
              <w:t>Budget</w:t>
            </w:r>
          </w:p>
        </w:tc>
        <w:tc>
          <w:tcPr>
            <w:tcW w:w="714" w:type="pct"/>
            <w:hideMark/>
          </w:tcPr>
          <w:p w14:paraId="633F8092" w14:textId="77777777" w:rsidR="00712719" w:rsidRPr="00D73040" w:rsidRDefault="00712719" w:rsidP="00846DA7">
            <w:pPr>
              <w:cnfStyle w:val="100000000000" w:firstRow="1" w:lastRow="0" w:firstColumn="0" w:lastColumn="0" w:oddVBand="0" w:evenVBand="0" w:oddHBand="0" w:evenHBand="0" w:firstRowFirstColumn="0" w:firstRowLastColumn="0" w:lastRowFirstColumn="0" w:lastRowLastColumn="0"/>
              <w:rPr>
                <w:rStyle w:val="Strong"/>
                <w:b/>
                <w:bCs/>
              </w:rPr>
            </w:pPr>
            <w:r w:rsidRPr="00627F6A">
              <w:rPr>
                <w:rStyle w:val="Strong"/>
              </w:rPr>
              <w:t>Process/</w:t>
            </w:r>
            <w:r w:rsidRPr="00D73040">
              <w:rPr>
                <w:rStyle w:val="Strong"/>
              </w:rPr>
              <w:t>Procedures </w:t>
            </w:r>
          </w:p>
        </w:tc>
        <w:tc>
          <w:tcPr>
            <w:tcW w:w="714" w:type="pct"/>
          </w:tcPr>
          <w:p w14:paraId="1634467F" w14:textId="77777777" w:rsidR="00712719" w:rsidRPr="00627F6A" w:rsidRDefault="00712719" w:rsidP="00846DA7">
            <w:pPr>
              <w:cnfStyle w:val="100000000000" w:firstRow="1" w:lastRow="0" w:firstColumn="0" w:lastColumn="0" w:oddVBand="0" w:evenVBand="0" w:oddHBand="0" w:evenHBand="0" w:firstRowFirstColumn="0" w:firstRowLastColumn="0" w:lastRowFirstColumn="0" w:lastRowLastColumn="0"/>
              <w:rPr>
                <w:rStyle w:val="Strong"/>
                <w:b/>
                <w:bCs/>
              </w:rPr>
            </w:pPr>
            <w:r w:rsidRPr="00627F6A">
              <w:rPr>
                <w:rStyle w:val="Strong"/>
              </w:rPr>
              <w:t>Output</w:t>
            </w:r>
          </w:p>
        </w:tc>
        <w:tc>
          <w:tcPr>
            <w:tcW w:w="714" w:type="pct"/>
          </w:tcPr>
          <w:p w14:paraId="6E81275D" w14:textId="77777777" w:rsidR="00712719" w:rsidRPr="00627F6A" w:rsidRDefault="00712719" w:rsidP="00846DA7">
            <w:pPr>
              <w:cnfStyle w:val="100000000000" w:firstRow="1" w:lastRow="0" w:firstColumn="0" w:lastColumn="0" w:oddVBand="0" w:evenVBand="0" w:oddHBand="0" w:evenHBand="0" w:firstRowFirstColumn="0" w:firstRowLastColumn="0" w:lastRowFirstColumn="0" w:lastRowLastColumn="0"/>
              <w:rPr>
                <w:rStyle w:val="Strong"/>
                <w:b/>
                <w:bCs/>
              </w:rPr>
            </w:pPr>
            <w:r w:rsidRPr="00627F6A">
              <w:rPr>
                <w:rStyle w:val="Strong"/>
              </w:rPr>
              <w:t>Metrics</w:t>
            </w:r>
          </w:p>
        </w:tc>
        <w:tc>
          <w:tcPr>
            <w:tcW w:w="714" w:type="pct"/>
          </w:tcPr>
          <w:p w14:paraId="6BD00196" w14:textId="77777777" w:rsidR="00712719" w:rsidRPr="00627F6A" w:rsidRDefault="00712719" w:rsidP="00846DA7">
            <w:pPr>
              <w:cnfStyle w:val="100000000000" w:firstRow="1" w:lastRow="0" w:firstColumn="0" w:lastColumn="0" w:oddVBand="0" w:evenVBand="0" w:oddHBand="0" w:evenHBand="0" w:firstRowFirstColumn="0" w:firstRowLastColumn="0" w:lastRowFirstColumn="0" w:lastRowLastColumn="0"/>
              <w:rPr>
                <w:rStyle w:val="Strong"/>
                <w:b/>
                <w:bCs/>
              </w:rPr>
            </w:pPr>
            <w:r w:rsidRPr="00627F6A">
              <w:rPr>
                <w:rStyle w:val="Strong"/>
              </w:rPr>
              <w:t xml:space="preserve">Administrative Review </w:t>
            </w:r>
          </w:p>
        </w:tc>
      </w:tr>
      <w:tr w:rsidR="001F14B2" w:rsidRPr="00D73040" w14:paraId="6D6661B5" w14:textId="77777777" w:rsidTr="000065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4" w:type="pct"/>
            <w:hideMark/>
          </w:tcPr>
          <w:p w14:paraId="2CAB4DA9" w14:textId="77777777" w:rsidR="00712719" w:rsidRPr="00D73040" w:rsidRDefault="00712719" w:rsidP="00846DA7">
            <w:pPr>
              <w:rPr>
                <w:rStyle w:val="Strong"/>
                <w:b w:val="0"/>
                <w:bCs w:val="0"/>
              </w:rPr>
            </w:pPr>
            <w:r w:rsidRPr="00D73040">
              <w:rPr>
                <w:rStyle w:val="Strong"/>
              </w:rPr>
              <w:t>Not Started </w:t>
            </w:r>
          </w:p>
        </w:tc>
        <w:tc>
          <w:tcPr>
            <w:tcW w:w="714" w:type="pct"/>
          </w:tcPr>
          <w:p w14:paraId="42CF15AD"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c>
          <w:tcPr>
            <w:tcW w:w="714" w:type="pct"/>
          </w:tcPr>
          <w:p w14:paraId="1D7F5A0D"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c>
          <w:tcPr>
            <w:tcW w:w="714" w:type="pct"/>
            <w:hideMark/>
          </w:tcPr>
          <w:p w14:paraId="39AE7426"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c>
          <w:tcPr>
            <w:tcW w:w="714" w:type="pct"/>
          </w:tcPr>
          <w:p w14:paraId="74AA9DF5"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c>
          <w:tcPr>
            <w:tcW w:w="714" w:type="pct"/>
          </w:tcPr>
          <w:p w14:paraId="507ABD22"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c>
          <w:tcPr>
            <w:tcW w:w="714" w:type="pct"/>
          </w:tcPr>
          <w:p w14:paraId="0FB6A862" w14:textId="77777777" w:rsidR="00712719"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r>
      <w:tr w:rsidR="001F14B2" w:rsidRPr="00D73040" w14:paraId="6179876D" w14:textId="77777777" w:rsidTr="0000655D">
        <w:trPr>
          <w:trHeight w:val="300"/>
        </w:trPr>
        <w:tc>
          <w:tcPr>
            <w:cnfStyle w:val="001000000000" w:firstRow="0" w:lastRow="0" w:firstColumn="1" w:lastColumn="0" w:oddVBand="0" w:evenVBand="0" w:oddHBand="0" w:evenHBand="0" w:firstRowFirstColumn="0" w:firstRowLastColumn="0" w:lastRowFirstColumn="0" w:lastRowLastColumn="0"/>
            <w:tcW w:w="714" w:type="pct"/>
            <w:hideMark/>
          </w:tcPr>
          <w:p w14:paraId="0BBF601B" w14:textId="77777777" w:rsidR="00712719" w:rsidRPr="00D73040" w:rsidRDefault="00712719" w:rsidP="00846DA7">
            <w:pPr>
              <w:rPr>
                <w:rStyle w:val="Strong"/>
                <w:b w:val="0"/>
                <w:bCs w:val="0"/>
              </w:rPr>
            </w:pPr>
            <w:r w:rsidRPr="00D73040">
              <w:rPr>
                <w:rStyle w:val="Strong"/>
              </w:rPr>
              <w:t>Initiated </w:t>
            </w:r>
          </w:p>
        </w:tc>
        <w:tc>
          <w:tcPr>
            <w:tcW w:w="714" w:type="pct"/>
          </w:tcPr>
          <w:p w14:paraId="47D6AF52"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w:t>
            </w:r>
            <w:r w:rsidRPr="00D73040">
              <w:rPr>
                <w:rFonts w:cstheme="minorHAnsi"/>
              </w:rPr>
              <w:t xml:space="preserve">entatively identified </w:t>
            </w:r>
          </w:p>
        </w:tc>
        <w:tc>
          <w:tcPr>
            <w:tcW w:w="714" w:type="pct"/>
          </w:tcPr>
          <w:p w14:paraId="1210A985"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w:t>
            </w:r>
            <w:r w:rsidRPr="00D73040">
              <w:rPr>
                <w:rFonts w:cstheme="minorHAnsi"/>
              </w:rPr>
              <w:t xml:space="preserve">entatively identified </w:t>
            </w:r>
          </w:p>
        </w:tc>
        <w:tc>
          <w:tcPr>
            <w:tcW w:w="714" w:type="pct"/>
            <w:hideMark/>
          </w:tcPr>
          <w:p w14:paraId="244406CB"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w:t>
            </w:r>
            <w:r w:rsidRPr="00D73040">
              <w:rPr>
                <w:rFonts w:cstheme="minorHAnsi"/>
              </w:rPr>
              <w:t>d hoc or developing</w:t>
            </w:r>
          </w:p>
        </w:tc>
        <w:tc>
          <w:tcPr>
            <w:tcW w:w="714" w:type="pct"/>
          </w:tcPr>
          <w:p w14:paraId="60C56B6B"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w:t>
            </w:r>
            <w:r w:rsidRPr="00D73040">
              <w:rPr>
                <w:rFonts w:cstheme="minorHAnsi"/>
              </w:rPr>
              <w:t>d hoc or developing</w:t>
            </w:r>
          </w:p>
        </w:tc>
        <w:tc>
          <w:tcPr>
            <w:tcW w:w="714" w:type="pct"/>
          </w:tcPr>
          <w:p w14:paraId="10B6C144"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w:t>
            </w:r>
          </w:p>
        </w:tc>
        <w:tc>
          <w:tcPr>
            <w:tcW w:w="714" w:type="pct"/>
          </w:tcPr>
          <w:p w14:paraId="4E20F590"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w:t>
            </w:r>
          </w:p>
        </w:tc>
      </w:tr>
      <w:tr w:rsidR="001F14B2" w:rsidRPr="00D73040" w14:paraId="64546A72" w14:textId="77777777" w:rsidTr="000065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4" w:type="pct"/>
            <w:hideMark/>
          </w:tcPr>
          <w:p w14:paraId="0E4D52F1" w14:textId="77777777" w:rsidR="00712719" w:rsidRPr="00D73040" w:rsidRDefault="00712719" w:rsidP="00846DA7">
            <w:pPr>
              <w:rPr>
                <w:rStyle w:val="Strong"/>
                <w:b w:val="0"/>
                <w:bCs w:val="0"/>
              </w:rPr>
            </w:pPr>
            <w:r w:rsidRPr="00D73040">
              <w:rPr>
                <w:rStyle w:val="Strong"/>
              </w:rPr>
              <w:t>Defined </w:t>
            </w:r>
          </w:p>
        </w:tc>
        <w:tc>
          <w:tcPr>
            <w:tcW w:w="714" w:type="pct"/>
          </w:tcPr>
          <w:p w14:paraId="4773A212"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w:t>
            </w:r>
            <w:r w:rsidRPr="00D73040">
              <w:rPr>
                <w:rFonts w:cstheme="minorHAnsi"/>
              </w:rPr>
              <w:t>dentified but not yet allocated</w:t>
            </w:r>
          </w:p>
        </w:tc>
        <w:tc>
          <w:tcPr>
            <w:tcW w:w="714" w:type="pct"/>
          </w:tcPr>
          <w:p w14:paraId="3A1D610F"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w:t>
            </w:r>
            <w:r w:rsidRPr="00D73040">
              <w:rPr>
                <w:rFonts w:cstheme="minorHAnsi"/>
              </w:rPr>
              <w:t>dentified but not yet allocated</w:t>
            </w:r>
          </w:p>
        </w:tc>
        <w:tc>
          <w:tcPr>
            <w:tcW w:w="714" w:type="pct"/>
            <w:hideMark/>
          </w:tcPr>
          <w:p w14:paraId="14215218"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Working draft or summary description</w:t>
            </w:r>
          </w:p>
        </w:tc>
        <w:tc>
          <w:tcPr>
            <w:tcW w:w="714" w:type="pct"/>
          </w:tcPr>
          <w:p w14:paraId="5D572DCC"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sidRPr="00D73040">
              <w:rPr>
                <w:rFonts w:cstheme="minorHAnsi"/>
              </w:rPr>
              <w:t>Common practice</w:t>
            </w:r>
            <w:r>
              <w:rPr>
                <w:rFonts w:cstheme="minorHAnsi"/>
              </w:rPr>
              <w:t xml:space="preserve">, </w:t>
            </w:r>
            <w:r w:rsidRPr="00D73040">
              <w:rPr>
                <w:rFonts w:cstheme="minorHAnsi"/>
              </w:rPr>
              <w:t>consistent but informal</w:t>
            </w:r>
          </w:p>
        </w:tc>
        <w:tc>
          <w:tcPr>
            <w:tcW w:w="714" w:type="pct"/>
          </w:tcPr>
          <w:p w14:paraId="7484C518"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c>
          <w:tcPr>
            <w:tcW w:w="714" w:type="pct"/>
          </w:tcPr>
          <w:p w14:paraId="248A2FB1"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r>
      <w:tr w:rsidR="001F14B2" w:rsidRPr="00D73040" w14:paraId="21B96D85" w14:textId="77777777" w:rsidTr="0000655D">
        <w:trPr>
          <w:trHeight w:val="300"/>
        </w:trPr>
        <w:tc>
          <w:tcPr>
            <w:cnfStyle w:val="001000000000" w:firstRow="0" w:lastRow="0" w:firstColumn="1" w:lastColumn="0" w:oddVBand="0" w:evenVBand="0" w:oddHBand="0" w:evenHBand="0" w:firstRowFirstColumn="0" w:firstRowLastColumn="0" w:lastRowFirstColumn="0" w:lastRowLastColumn="0"/>
            <w:tcW w:w="714" w:type="pct"/>
            <w:hideMark/>
          </w:tcPr>
          <w:p w14:paraId="15848CC1" w14:textId="77777777" w:rsidR="00712719" w:rsidRPr="00D73040" w:rsidRDefault="00712719" w:rsidP="00846DA7">
            <w:pPr>
              <w:rPr>
                <w:rStyle w:val="Strong"/>
                <w:b w:val="0"/>
                <w:bCs w:val="0"/>
              </w:rPr>
            </w:pPr>
            <w:r w:rsidRPr="00D73040">
              <w:rPr>
                <w:rStyle w:val="Strong"/>
              </w:rPr>
              <w:t>Established </w:t>
            </w:r>
          </w:p>
        </w:tc>
        <w:tc>
          <w:tcPr>
            <w:tcW w:w="714" w:type="pct"/>
          </w:tcPr>
          <w:p w14:paraId="19188CD3" w14:textId="6C7D6FC4" w:rsidR="00712719" w:rsidRPr="00D73040" w:rsidRDefault="00712719" w:rsidP="0C48293C">
            <w:pPr>
              <w:cnfStyle w:val="000000000000" w:firstRow="0" w:lastRow="0" w:firstColumn="0" w:lastColumn="0" w:oddVBand="0" w:evenVBand="0" w:oddHBand="0" w:evenHBand="0" w:firstRowFirstColumn="0" w:firstRowLastColumn="0" w:lastRowFirstColumn="0" w:lastRowLastColumn="0"/>
            </w:pPr>
            <w:r w:rsidRPr="0C48293C">
              <w:t xml:space="preserve">Identified and allocated: ATI tasks in position descriptions </w:t>
            </w:r>
          </w:p>
        </w:tc>
        <w:tc>
          <w:tcPr>
            <w:tcW w:w="714" w:type="pct"/>
          </w:tcPr>
          <w:p w14:paraId="5DDF43C8"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w:t>
            </w:r>
            <w:r w:rsidRPr="00D73040">
              <w:rPr>
                <w:rFonts w:cstheme="minorHAnsi"/>
              </w:rPr>
              <w:t>dentified and allocated</w:t>
            </w:r>
          </w:p>
        </w:tc>
        <w:tc>
          <w:tcPr>
            <w:tcW w:w="714" w:type="pct"/>
            <w:hideMark/>
          </w:tcPr>
          <w:p w14:paraId="59383449"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Complete process (or procedure) documentation</w:t>
            </w:r>
            <w:r w:rsidRPr="00D73040">
              <w:rPr>
                <w:rFonts w:cstheme="minorHAnsi"/>
              </w:rPr>
              <w:t> </w:t>
            </w:r>
          </w:p>
        </w:tc>
        <w:tc>
          <w:tcPr>
            <w:tcW w:w="714" w:type="pct"/>
          </w:tcPr>
          <w:p w14:paraId="5C3AAC2F"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Standard </w:t>
            </w:r>
            <w:r w:rsidRPr="00D73040">
              <w:rPr>
                <w:rFonts w:cstheme="minorHAnsi"/>
              </w:rPr>
              <w:t>practice</w:t>
            </w:r>
            <w:r>
              <w:rPr>
                <w:rFonts w:cstheme="minorHAnsi"/>
              </w:rPr>
              <w:t xml:space="preserve">, </w:t>
            </w:r>
            <w:r w:rsidRPr="00D73040">
              <w:rPr>
                <w:rFonts w:cstheme="minorHAnsi"/>
              </w:rPr>
              <w:t>consistent and formal</w:t>
            </w:r>
          </w:p>
        </w:tc>
        <w:tc>
          <w:tcPr>
            <w:tcW w:w="714" w:type="pct"/>
          </w:tcPr>
          <w:p w14:paraId="51EC74D8"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w:t>
            </w:r>
          </w:p>
        </w:tc>
        <w:tc>
          <w:tcPr>
            <w:tcW w:w="714" w:type="pct"/>
          </w:tcPr>
          <w:p w14:paraId="774B6047"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w:t>
            </w:r>
          </w:p>
        </w:tc>
      </w:tr>
      <w:tr w:rsidR="001F14B2" w:rsidRPr="00D73040" w14:paraId="7F033345" w14:textId="77777777" w:rsidTr="000065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4" w:type="pct"/>
            <w:hideMark/>
          </w:tcPr>
          <w:p w14:paraId="61AB462E" w14:textId="77777777" w:rsidR="00712719" w:rsidRPr="00D73040" w:rsidRDefault="00712719" w:rsidP="00846DA7">
            <w:pPr>
              <w:rPr>
                <w:rStyle w:val="Strong"/>
                <w:b w:val="0"/>
                <w:bCs w:val="0"/>
              </w:rPr>
            </w:pPr>
            <w:r w:rsidRPr="00D73040">
              <w:rPr>
                <w:rStyle w:val="Strong"/>
              </w:rPr>
              <w:t>Managed </w:t>
            </w:r>
          </w:p>
        </w:tc>
        <w:tc>
          <w:tcPr>
            <w:tcW w:w="714" w:type="pct"/>
          </w:tcPr>
          <w:p w14:paraId="02B03BC4"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See Established</w:t>
            </w:r>
          </w:p>
        </w:tc>
        <w:tc>
          <w:tcPr>
            <w:tcW w:w="714" w:type="pct"/>
          </w:tcPr>
          <w:p w14:paraId="3DF174A4"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See Established</w:t>
            </w:r>
          </w:p>
        </w:tc>
        <w:tc>
          <w:tcPr>
            <w:tcW w:w="714" w:type="pct"/>
            <w:hideMark/>
          </w:tcPr>
          <w:p w14:paraId="73149863"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Mature practice with m</w:t>
            </w:r>
            <w:r w:rsidRPr="00D73040">
              <w:rPr>
                <w:rFonts w:cstheme="minorHAnsi"/>
              </w:rPr>
              <w:t xml:space="preserve">ilestones </w:t>
            </w:r>
            <w:r>
              <w:rPr>
                <w:rFonts w:cstheme="minorHAnsi"/>
              </w:rPr>
              <w:t>or</w:t>
            </w:r>
            <w:r w:rsidRPr="00D73040">
              <w:rPr>
                <w:rFonts w:cstheme="minorHAnsi"/>
              </w:rPr>
              <w:t xml:space="preserve"> measures of success</w:t>
            </w:r>
            <w:r>
              <w:rPr>
                <w:rFonts w:cstheme="minorHAnsi"/>
              </w:rPr>
              <w:t xml:space="preserve"> (set by the campus)</w:t>
            </w:r>
          </w:p>
        </w:tc>
        <w:tc>
          <w:tcPr>
            <w:tcW w:w="714" w:type="pct"/>
          </w:tcPr>
          <w:p w14:paraId="7826F284"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See Established</w:t>
            </w:r>
          </w:p>
        </w:tc>
        <w:tc>
          <w:tcPr>
            <w:tcW w:w="714" w:type="pct"/>
          </w:tcPr>
          <w:p w14:paraId="0932A92B"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r w:rsidRPr="00D73040">
              <w:rPr>
                <w:rFonts w:cstheme="minorHAnsi"/>
              </w:rPr>
              <w:t>ilestones and measures of success</w:t>
            </w:r>
          </w:p>
        </w:tc>
        <w:tc>
          <w:tcPr>
            <w:tcW w:w="714" w:type="pct"/>
          </w:tcPr>
          <w:p w14:paraId="779089CB" w14:textId="77777777" w:rsidR="00712719" w:rsidRPr="00D73040" w:rsidRDefault="00712719" w:rsidP="00846DA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tc>
      </w:tr>
      <w:tr w:rsidR="001F14B2" w:rsidRPr="00D73040" w14:paraId="764882FB" w14:textId="77777777" w:rsidTr="0000655D">
        <w:trPr>
          <w:trHeight w:val="300"/>
        </w:trPr>
        <w:tc>
          <w:tcPr>
            <w:cnfStyle w:val="001000000000" w:firstRow="0" w:lastRow="0" w:firstColumn="1" w:lastColumn="0" w:oddVBand="0" w:evenVBand="0" w:oddHBand="0" w:evenHBand="0" w:firstRowFirstColumn="0" w:firstRowLastColumn="0" w:lastRowFirstColumn="0" w:lastRowLastColumn="0"/>
            <w:tcW w:w="714" w:type="pct"/>
            <w:hideMark/>
          </w:tcPr>
          <w:p w14:paraId="38D2C817" w14:textId="77777777" w:rsidR="00712719" w:rsidRPr="00D73040" w:rsidRDefault="00712719" w:rsidP="00846DA7">
            <w:pPr>
              <w:rPr>
                <w:rStyle w:val="Strong"/>
                <w:b w:val="0"/>
                <w:bCs w:val="0"/>
              </w:rPr>
            </w:pPr>
            <w:r w:rsidRPr="00D73040">
              <w:rPr>
                <w:rStyle w:val="Strong"/>
              </w:rPr>
              <w:t>Optimizing </w:t>
            </w:r>
          </w:p>
        </w:tc>
        <w:tc>
          <w:tcPr>
            <w:tcW w:w="714" w:type="pct"/>
          </w:tcPr>
          <w:p w14:paraId="0952F519"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See Established</w:t>
            </w:r>
          </w:p>
        </w:tc>
        <w:tc>
          <w:tcPr>
            <w:tcW w:w="714" w:type="pct"/>
          </w:tcPr>
          <w:p w14:paraId="4E917249"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See Established</w:t>
            </w:r>
          </w:p>
        </w:tc>
        <w:tc>
          <w:tcPr>
            <w:tcW w:w="714" w:type="pct"/>
            <w:hideMark/>
          </w:tcPr>
          <w:p w14:paraId="3CDA28D2"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Mature practice with </w:t>
            </w:r>
            <w:r w:rsidRPr="00D73040">
              <w:rPr>
                <w:rFonts w:cstheme="minorHAnsi"/>
              </w:rPr>
              <w:t>measure</w:t>
            </w:r>
            <w:r>
              <w:rPr>
                <w:rFonts w:cstheme="minorHAnsi"/>
              </w:rPr>
              <w:t>ment</w:t>
            </w:r>
            <w:r w:rsidRPr="00D73040">
              <w:rPr>
                <w:rFonts w:cstheme="minorHAnsi"/>
              </w:rPr>
              <w:t>s</w:t>
            </w:r>
            <w:r>
              <w:rPr>
                <w:rFonts w:cstheme="minorHAnsi"/>
              </w:rPr>
              <w:t xml:space="preserve"> and </w:t>
            </w:r>
            <w:r w:rsidRPr="00D73040">
              <w:rPr>
                <w:rFonts w:cstheme="minorHAnsi"/>
              </w:rPr>
              <w:t xml:space="preserve">administrative reviews </w:t>
            </w:r>
          </w:p>
        </w:tc>
        <w:tc>
          <w:tcPr>
            <w:tcW w:w="714" w:type="pct"/>
          </w:tcPr>
          <w:p w14:paraId="185CD303"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See Established</w:t>
            </w:r>
          </w:p>
        </w:tc>
        <w:tc>
          <w:tcPr>
            <w:tcW w:w="714" w:type="pct"/>
          </w:tcPr>
          <w:p w14:paraId="3C17E1F2"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See Managed</w:t>
            </w:r>
          </w:p>
        </w:tc>
        <w:tc>
          <w:tcPr>
            <w:tcW w:w="714" w:type="pct"/>
          </w:tcPr>
          <w:p w14:paraId="7B43E22B" w14:textId="77777777" w:rsidR="00712719" w:rsidRPr="00D73040" w:rsidRDefault="00712719" w:rsidP="00846D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Regular</w:t>
            </w:r>
            <w:r w:rsidRPr="00D73040">
              <w:rPr>
                <w:rFonts w:cstheme="minorHAnsi"/>
              </w:rPr>
              <w:t xml:space="preserve"> administrative review of documentation</w:t>
            </w:r>
          </w:p>
        </w:tc>
      </w:tr>
    </w:tbl>
    <w:bookmarkEnd w:id="7"/>
    <w:p w14:paraId="7E115150" w14:textId="725775DC" w:rsidR="00F8527F" w:rsidRDefault="4EA43FAC" w:rsidP="00AC7C88">
      <w:pPr>
        <w:sectPr w:rsidR="00F8527F" w:rsidSect="00F8527F">
          <w:headerReference w:type="default" r:id="rId12"/>
          <w:pgSz w:w="15840" w:h="12240" w:orient="landscape"/>
          <w:pgMar w:top="720" w:right="720" w:bottom="720" w:left="720" w:header="720" w:footer="720" w:gutter="0"/>
          <w:cols w:space="720"/>
          <w:docGrid w:linePitch="360"/>
        </w:sectPr>
      </w:pPr>
      <w:r>
        <w:t>Link to full status level descriptions</w:t>
      </w:r>
    </w:p>
    <w:p w14:paraId="4EE3179F" w14:textId="6E8E3CEE" w:rsidR="00AC7C88" w:rsidRDefault="00017CD8" w:rsidP="00712719">
      <w:pPr>
        <w:pStyle w:val="Heading2"/>
      </w:pPr>
      <w:bookmarkStart w:id="8" w:name="_Web_Success_indicators"/>
      <w:bookmarkStart w:id="9" w:name="_Toc225336579"/>
      <w:bookmarkEnd w:id="8"/>
      <w:r>
        <w:lastRenderedPageBreak/>
        <w:t xml:space="preserve">Web </w:t>
      </w:r>
      <w:r w:rsidR="00AC7C88">
        <w:t xml:space="preserve">Success </w:t>
      </w:r>
      <w:r w:rsidR="008F3398">
        <w:t>I</w:t>
      </w:r>
      <w:r w:rsidR="00AC7C88">
        <w:t>ndicators</w:t>
      </w:r>
      <w:bookmarkEnd w:id="9"/>
    </w:p>
    <w:p w14:paraId="47C5D7D9" w14:textId="17D784B5" w:rsidR="00AC7C88" w:rsidRDefault="006226B1" w:rsidP="002F6E95">
      <w:pPr>
        <w:pStyle w:val="Heading3"/>
      </w:pPr>
      <w:bookmarkStart w:id="10" w:name="_Toc225336580"/>
      <w:r>
        <w:t>Web</w:t>
      </w:r>
      <w:r w:rsidR="00017CD8">
        <w:t xml:space="preserve"> Goal 1:</w:t>
      </w:r>
      <w:r w:rsidR="00017CD8">
        <w:rPr>
          <w:rFonts w:ascii="Arial" w:hAnsi="Arial"/>
        </w:rPr>
        <w:t> </w:t>
      </w:r>
      <w:r w:rsidR="00017CD8">
        <w:t xml:space="preserve"> Web Accessibility Evaluation Process</w:t>
      </w:r>
      <w:bookmarkEnd w:id="10"/>
    </w:p>
    <w:p w14:paraId="02C581C6" w14:textId="64D471C0" w:rsidR="00017CD8" w:rsidRDefault="00017CD8" w:rsidP="002F6E95">
      <w:pPr>
        <w:pStyle w:val="Heading4"/>
      </w:pPr>
      <w:r>
        <w:t xml:space="preserve">Success indicator </w:t>
      </w:r>
      <w:r w:rsidR="000828D4">
        <w:t>1.2</w:t>
      </w:r>
      <w:r w:rsidR="008F3398">
        <w:t>:</w:t>
      </w:r>
      <w:r w:rsidR="000828D4">
        <w:t xml:space="preserve"> Develop a process to </w:t>
      </w:r>
      <w:r w:rsidR="78D427FB">
        <w:t>inventory</w:t>
      </w:r>
      <w:r w:rsidR="000828D4">
        <w:t xml:space="preserve"> </w:t>
      </w:r>
      <w:r w:rsidR="78D427FB">
        <w:t>for</w:t>
      </w:r>
      <w:r w:rsidR="000828D4">
        <w:t xml:space="preserve"> all websites, applications (web or mobile) affiliated with the university, including those developed by contract vendors.</w:t>
      </w:r>
    </w:p>
    <w:p w14:paraId="4649F021" w14:textId="10F60B40" w:rsidR="00567631" w:rsidRDefault="00567631" w:rsidP="002F6E95">
      <w:pPr>
        <w:pStyle w:val="Heading5"/>
      </w:pPr>
      <w:r>
        <w:t>Purpose</w:t>
      </w:r>
    </w:p>
    <w:p w14:paraId="66BE69D6" w14:textId="758B469C" w:rsidR="000828D4" w:rsidRPr="000828D4" w:rsidRDefault="000828D4" w:rsidP="002F6E95">
      <w:r>
        <w:t xml:space="preserve">The purpose of this success indicator is to ensure </w:t>
      </w:r>
      <w:r w:rsidR="55DA2389">
        <w:t>the</w:t>
      </w:r>
      <w:r>
        <w:t xml:space="preserve"> university has a comprehensive and accurate record of all affiliated digital properties, including those created by vendors. This inventory:</w:t>
      </w:r>
    </w:p>
    <w:p w14:paraId="40D6B6B1" w14:textId="77777777" w:rsidR="000828D4" w:rsidRPr="000828D4" w:rsidRDefault="000828D4">
      <w:pPr>
        <w:pStyle w:val="ListParagraph"/>
        <w:numPr>
          <w:ilvl w:val="0"/>
          <w:numId w:val="30"/>
        </w:numPr>
      </w:pPr>
      <w:r w:rsidRPr="000828D4">
        <w:t>Provides visibility into the full digital ecosystem.</w:t>
      </w:r>
    </w:p>
    <w:p w14:paraId="4511454A" w14:textId="77777777" w:rsidR="000828D4" w:rsidRPr="000828D4" w:rsidRDefault="000828D4">
      <w:pPr>
        <w:pStyle w:val="ListParagraph"/>
        <w:numPr>
          <w:ilvl w:val="0"/>
          <w:numId w:val="30"/>
        </w:numPr>
      </w:pPr>
      <w:r w:rsidRPr="000828D4">
        <w:t>Enables better resource allocation and risk management.</w:t>
      </w:r>
    </w:p>
    <w:p w14:paraId="2465539C" w14:textId="77777777" w:rsidR="000828D4" w:rsidRDefault="000828D4">
      <w:pPr>
        <w:pStyle w:val="ListParagraph"/>
        <w:numPr>
          <w:ilvl w:val="0"/>
          <w:numId w:val="30"/>
        </w:numPr>
      </w:pPr>
      <w:r w:rsidRPr="000828D4">
        <w:t>Creates a foundation for ongoing monitoring, updates, and accountability.</w:t>
      </w:r>
    </w:p>
    <w:p w14:paraId="3745E21E" w14:textId="59BF8BDC" w:rsidR="00567631" w:rsidRDefault="00DF2260" w:rsidP="002F6E95">
      <w:pPr>
        <w:pStyle w:val="Heading5"/>
      </w:pPr>
      <w:r>
        <w:t>Examples of evidence</w:t>
      </w:r>
    </w:p>
    <w:p w14:paraId="4CDCD07F" w14:textId="77777777" w:rsidR="006226B1" w:rsidRDefault="006226B1">
      <w:pPr>
        <w:pStyle w:val="ListParagraph"/>
        <w:numPr>
          <w:ilvl w:val="0"/>
          <w:numId w:val="31"/>
        </w:numPr>
      </w:pPr>
      <w:r>
        <w:t>Policy or procedure documents describing how digital properties are reported and logged.</w:t>
      </w:r>
    </w:p>
    <w:p w14:paraId="41B76300" w14:textId="77777777" w:rsidR="006226B1" w:rsidRDefault="006226B1">
      <w:pPr>
        <w:pStyle w:val="ListParagraph"/>
        <w:numPr>
          <w:ilvl w:val="0"/>
          <w:numId w:val="31"/>
        </w:numPr>
      </w:pPr>
      <w:r>
        <w:t>Inventory database or registry (spreadsheet, system of record, or software tool).</w:t>
      </w:r>
    </w:p>
    <w:p w14:paraId="2EFC927B" w14:textId="77777777" w:rsidR="006226B1" w:rsidRDefault="031F243C">
      <w:pPr>
        <w:pStyle w:val="ListParagraph"/>
        <w:numPr>
          <w:ilvl w:val="0"/>
          <w:numId w:val="31"/>
        </w:numPr>
      </w:pPr>
      <w:r>
        <w:t>Contract language requiring vendors to disclose or register new applications.</w:t>
      </w:r>
    </w:p>
    <w:p w14:paraId="75256910" w14:textId="556A44EB" w:rsidR="000828D4" w:rsidRPr="000828D4" w:rsidRDefault="006226B1">
      <w:pPr>
        <w:pStyle w:val="ListParagraph"/>
        <w:numPr>
          <w:ilvl w:val="0"/>
          <w:numId w:val="31"/>
        </w:numPr>
      </w:pPr>
      <w:r>
        <w:t>Change logs showing updates to the inventory when new sites/apps are added or decommissioned.</w:t>
      </w:r>
    </w:p>
    <w:p w14:paraId="06742BC9" w14:textId="11432181" w:rsidR="00567631" w:rsidRDefault="00DF2260" w:rsidP="002F6E95">
      <w:pPr>
        <w:pStyle w:val="Heading5"/>
      </w:pPr>
      <w:r>
        <w:t xml:space="preserve">Example of </w:t>
      </w:r>
      <w:r w:rsidR="008F3398">
        <w:t xml:space="preserve">an </w:t>
      </w:r>
      <w:r>
        <w:t>established level</w:t>
      </w:r>
    </w:p>
    <w:p w14:paraId="243FE5B6" w14:textId="6707FF37" w:rsidR="006226B1" w:rsidRPr="006226B1" w:rsidRDefault="006226B1">
      <w:pPr>
        <w:pStyle w:val="ListParagraph"/>
        <w:numPr>
          <w:ilvl w:val="0"/>
          <w:numId w:val="31"/>
        </w:numPr>
      </w:pPr>
      <w:r w:rsidRPr="000052FF">
        <w:rPr>
          <w:b/>
          <w:bCs/>
        </w:rPr>
        <w:t>Position Descriptions:</w:t>
      </w:r>
      <w:r w:rsidRPr="006226B1">
        <w:t xml:space="preserve"> A designated office (e.g., central IT or Accessibility Office) is formally responsible for maintaining the inventory.</w:t>
      </w:r>
    </w:p>
    <w:p w14:paraId="425C49D7" w14:textId="77F24E22" w:rsidR="006226B1" w:rsidRPr="006226B1" w:rsidRDefault="006226B1">
      <w:pPr>
        <w:pStyle w:val="ListParagraph"/>
        <w:numPr>
          <w:ilvl w:val="0"/>
          <w:numId w:val="31"/>
        </w:numPr>
      </w:pPr>
      <w:r w:rsidRPr="000052FF">
        <w:rPr>
          <w:b/>
          <w:bCs/>
        </w:rPr>
        <w:t>Budget:</w:t>
      </w:r>
      <w:r w:rsidRPr="006226B1">
        <w:t xml:space="preserve"> Resources are allocated for inventory maintenance (e.g., staffing, software).</w:t>
      </w:r>
    </w:p>
    <w:p w14:paraId="698984F6" w14:textId="3E9741ED" w:rsidR="006226B1" w:rsidRPr="006226B1" w:rsidRDefault="006226B1">
      <w:pPr>
        <w:pStyle w:val="ListParagraph"/>
        <w:numPr>
          <w:ilvl w:val="0"/>
          <w:numId w:val="31"/>
        </w:numPr>
      </w:pPr>
      <w:r w:rsidRPr="000052FF">
        <w:rPr>
          <w:b/>
          <w:bCs/>
        </w:rPr>
        <w:t>Process:</w:t>
      </w:r>
      <w:r w:rsidRPr="006226B1">
        <w:t xml:space="preserve"> There is a documented procedure requiring all departments and vendor partners to register new sites and applications before </w:t>
      </w:r>
      <w:r w:rsidR="19B8C7D4">
        <w:t>launching</w:t>
      </w:r>
      <w:r w:rsidRPr="006226B1">
        <w:t>.</w:t>
      </w:r>
    </w:p>
    <w:p w14:paraId="5BBEB29F" w14:textId="69B9F3B0" w:rsidR="006226B1" w:rsidRPr="006226B1" w:rsidRDefault="031F243C">
      <w:pPr>
        <w:pStyle w:val="ListParagraph"/>
        <w:numPr>
          <w:ilvl w:val="0"/>
          <w:numId w:val="31"/>
        </w:numPr>
      </w:pPr>
      <w:r w:rsidRPr="000052FF">
        <w:rPr>
          <w:b/>
          <w:bCs/>
        </w:rPr>
        <w:t>Output:</w:t>
      </w:r>
      <w:r>
        <w:t xml:space="preserve"> A centralized, up-to-date inventory exists in a shared system accessible to stakeholders.</w:t>
      </w:r>
    </w:p>
    <w:p w14:paraId="7913BCC8" w14:textId="77777777" w:rsidR="00D2405C" w:rsidRDefault="00D2405C" w:rsidP="002F6E95">
      <w:pPr>
        <w:rPr>
          <w:rFonts w:eastAsiaTheme="majorEastAsia" w:cstheme="majorBidi"/>
          <w:color w:val="000000" w:themeColor="text1"/>
        </w:rPr>
      </w:pPr>
      <w:r>
        <w:br w:type="page"/>
      </w:r>
    </w:p>
    <w:p w14:paraId="1516DDAD" w14:textId="45FA2086" w:rsidR="006226B1" w:rsidRDefault="031F243C" w:rsidP="002F6E95">
      <w:pPr>
        <w:pStyle w:val="Heading4"/>
      </w:pPr>
      <w:r>
        <w:lastRenderedPageBreak/>
        <w:t>Success indicator 1.4</w:t>
      </w:r>
      <w:r w:rsidR="47F032B8">
        <w:t>:</w:t>
      </w:r>
      <w:r>
        <w:t xml:space="preserve"> Develop a process to perform regularly scheduled accessibility evaluations to identify campus-affiliated websites and applications (web or mobile) that need remediation.</w:t>
      </w:r>
    </w:p>
    <w:p w14:paraId="2942FE4E" w14:textId="77777777" w:rsidR="006226B1" w:rsidRDefault="006226B1" w:rsidP="002F6E95">
      <w:pPr>
        <w:pStyle w:val="Heading5"/>
      </w:pPr>
      <w:r>
        <w:t>Purpose</w:t>
      </w:r>
    </w:p>
    <w:p w14:paraId="10902ADD" w14:textId="58A1E210" w:rsidR="006226B1" w:rsidRPr="006226B1" w:rsidRDefault="031F243C" w:rsidP="002F6E95">
      <w:r>
        <w:t xml:space="preserve">The purpose of this success indicator is to ensure that </w:t>
      </w:r>
      <w:r w:rsidRPr="31717C53">
        <w:rPr>
          <w:b/>
          <w:bCs/>
        </w:rPr>
        <w:t>digital accessibility is not a one-time effort</w:t>
      </w:r>
      <w:r>
        <w:t xml:space="preserve">, but an ongoing practice. </w:t>
      </w:r>
    </w:p>
    <w:p w14:paraId="33332562" w14:textId="77777777" w:rsidR="006226B1" w:rsidRPr="006226B1" w:rsidRDefault="006226B1" w:rsidP="002F6E95"/>
    <w:p w14:paraId="0A22C29E" w14:textId="77777777" w:rsidR="006226B1" w:rsidRDefault="006226B1" w:rsidP="002F6E95">
      <w:pPr>
        <w:pStyle w:val="Heading5"/>
      </w:pPr>
      <w:r>
        <w:t>Examples of evidence</w:t>
      </w:r>
    </w:p>
    <w:p w14:paraId="03483CCC" w14:textId="77777777" w:rsidR="006226B1" w:rsidRPr="006226B1" w:rsidRDefault="006226B1" w:rsidP="002F6E95">
      <w:r w:rsidRPr="006226B1">
        <w:t>Evidence that a process exists and is functioning could include:</w:t>
      </w:r>
    </w:p>
    <w:p w14:paraId="055122F9" w14:textId="67F99B39" w:rsidR="006226B1" w:rsidRPr="006226B1" w:rsidRDefault="006226B1">
      <w:pPr>
        <w:numPr>
          <w:ilvl w:val="0"/>
          <w:numId w:val="32"/>
        </w:numPr>
      </w:pPr>
      <w:r w:rsidRPr="006226B1">
        <w:rPr>
          <w:b/>
          <w:bCs/>
        </w:rPr>
        <w:t>Evaluation schedules</w:t>
      </w:r>
      <w:r w:rsidRPr="006226B1">
        <w:t xml:space="preserve"> (e.g., </w:t>
      </w:r>
      <w:r w:rsidR="000052FF">
        <w:t xml:space="preserve">monthly or </w:t>
      </w:r>
      <w:r w:rsidRPr="006226B1">
        <w:t>quarterly</w:t>
      </w:r>
      <w:r w:rsidR="000052FF">
        <w:t xml:space="preserve"> automated</w:t>
      </w:r>
      <w:r w:rsidRPr="006226B1">
        <w:t xml:space="preserve"> scans, annual manual reviews).</w:t>
      </w:r>
    </w:p>
    <w:p w14:paraId="14B75B2A" w14:textId="73D405CB" w:rsidR="006226B1" w:rsidRPr="006226B1" w:rsidRDefault="031F243C">
      <w:pPr>
        <w:numPr>
          <w:ilvl w:val="0"/>
          <w:numId w:val="32"/>
        </w:numPr>
      </w:pPr>
      <w:r w:rsidRPr="31717C53">
        <w:rPr>
          <w:b/>
          <w:bCs/>
        </w:rPr>
        <w:t>Accessibility audit reports</w:t>
      </w:r>
      <w:r>
        <w:t xml:space="preserve"> (internal or vendor-conducted).</w:t>
      </w:r>
    </w:p>
    <w:p w14:paraId="5BFD069B" w14:textId="79D16C93" w:rsidR="25B2BF55" w:rsidRDefault="25B2BF55">
      <w:pPr>
        <w:numPr>
          <w:ilvl w:val="0"/>
          <w:numId w:val="32"/>
        </w:numPr>
      </w:pPr>
      <w:r w:rsidRPr="31717C53">
        <w:rPr>
          <w:b/>
          <w:bCs/>
        </w:rPr>
        <w:t>Regular communication</w:t>
      </w:r>
      <w:r>
        <w:t xml:space="preserve"> regarding automated reporting (e.g. Quarterly reports</w:t>
      </w:r>
      <w:r w:rsidR="54610EC7">
        <w:t>)</w:t>
      </w:r>
    </w:p>
    <w:p w14:paraId="59312746" w14:textId="61B47A8E" w:rsidR="006226B1" w:rsidRPr="006226B1" w:rsidRDefault="031F243C">
      <w:pPr>
        <w:numPr>
          <w:ilvl w:val="0"/>
          <w:numId w:val="32"/>
        </w:numPr>
      </w:pPr>
      <w:r w:rsidRPr="31717C53">
        <w:rPr>
          <w:b/>
          <w:bCs/>
        </w:rPr>
        <w:t xml:space="preserve">Automated scan </w:t>
      </w:r>
      <w:r w:rsidR="1212D282" w:rsidRPr="31717C53">
        <w:rPr>
          <w:b/>
          <w:bCs/>
        </w:rPr>
        <w:t>finding</w:t>
      </w:r>
      <w:r w:rsidRPr="31717C53">
        <w:rPr>
          <w:b/>
          <w:bCs/>
        </w:rPr>
        <w:t>s</w:t>
      </w:r>
      <w:r>
        <w:t xml:space="preserve"> from tools such as </w:t>
      </w:r>
      <w:r w:rsidR="272B4175">
        <w:t>Pope</w:t>
      </w:r>
      <w:r w:rsidR="7CE5E8AF">
        <w:t xml:space="preserve"> T</w:t>
      </w:r>
      <w:r w:rsidR="272B4175">
        <w:t>ech, Level Access AMP,</w:t>
      </w:r>
      <w:r>
        <w:t xml:space="preserve"> etc.</w:t>
      </w:r>
    </w:p>
    <w:p w14:paraId="4DBC8EE5" w14:textId="77777777" w:rsidR="006226B1" w:rsidRPr="006226B1" w:rsidRDefault="006226B1">
      <w:pPr>
        <w:numPr>
          <w:ilvl w:val="0"/>
          <w:numId w:val="32"/>
        </w:numPr>
      </w:pPr>
      <w:r w:rsidRPr="006226B1">
        <w:rPr>
          <w:b/>
          <w:bCs/>
        </w:rPr>
        <w:t>Procedures or policies</w:t>
      </w:r>
      <w:r w:rsidRPr="006226B1">
        <w:t xml:space="preserve"> describing evaluation frequency and scope.</w:t>
      </w:r>
    </w:p>
    <w:p w14:paraId="55C2BCE9" w14:textId="77777777" w:rsidR="006226B1" w:rsidRPr="006226B1" w:rsidRDefault="006226B1">
      <w:pPr>
        <w:numPr>
          <w:ilvl w:val="0"/>
          <w:numId w:val="32"/>
        </w:numPr>
      </w:pPr>
      <w:r w:rsidRPr="006226B1">
        <w:rPr>
          <w:b/>
          <w:bCs/>
        </w:rPr>
        <w:t>Tracking logs</w:t>
      </w:r>
      <w:r w:rsidRPr="006226B1">
        <w:t xml:space="preserve"> showing issues identified, assigned, and resolved.</w:t>
      </w:r>
    </w:p>
    <w:p w14:paraId="2AD608B1" w14:textId="62E896F2" w:rsidR="006226B1" w:rsidRPr="006226B1" w:rsidRDefault="006226B1">
      <w:pPr>
        <w:numPr>
          <w:ilvl w:val="0"/>
          <w:numId w:val="32"/>
        </w:numPr>
      </w:pPr>
      <w:r w:rsidRPr="006226B1">
        <w:rPr>
          <w:b/>
          <w:bCs/>
        </w:rPr>
        <w:t>Remediation plans</w:t>
      </w:r>
      <w:r w:rsidRPr="006226B1">
        <w:t xml:space="preserve"> </w:t>
      </w:r>
      <w:r w:rsidR="008F3398">
        <w:t xml:space="preserve">are </w:t>
      </w:r>
      <w:r w:rsidRPr="006226B1">
        <w:t>tied to specific findings.</w:t>
      </w:r>
    </w:p>
    <w:p w14:paraId="42DD0F1F" w14:textId="77777777" w:rsidR="006226B1" w:rsidRPr="006226B1" w:rsidRDefault="006226B1" w:rsidP="002F6E95"/>
    <w:p w14:paraId="7290D76D" w14:textId="2DC53A22" w:rsidR="006226B1" w:rsidRPr="00017CD8" w:rsidRDefault="006226B1" w:rsidP="002F6E95">
      <w:pPr>
        <w:pStyle w:val="Heading5"/>
      </w:pPr>
      <w:r>
        <w:t xml:space="preserve">Example of </w:t>
      </w:r>
      <w:r w:rsidR="008F3398">
        <w:t xml:space="preserve">an </w:t>
      </w:r>
      <w:r>
        <w:t xml:space="preserve">established </w:t>
      </w:r>
      <w:r w:rsidR="00B240AB">
        <w:t xml:space="preserve">status </w:t>
      </w:r>
      <w:r>
        <w:t>level</w:t>
      </w:r>
    </w:p>
    <w:p w14:paraId="2D9BBD44" w14:textId="77777777" w:rsidR="006226B1" w:rsidRPr="006226B1" w:rsidRDefault="006226B1" w:rsidP="006226B1">
      <w:r w:rsidRPr="006226B1">
        <w:t xml:space="preserve">At the </w:t>
      </w:r>
      <w:r w:rsidRPr="006226B1">
        <w:rPr>
          <w:i/>
          <w:iCs/>
        </w:rPr>
        <w:t>Established</w:t>
      </w:r>
      <w:r w:rsidRPr="006226B1">
        <w:t xml:space="preserve"> level, the university has moved beyond ad hoc checks and conducts evaluations consistently and formally:</w:t>
      </w:r>
    </w:p>
    <w:p w14:paraId="4AB89E7D" w14:textId="46EAF9BA" w:rsidR="006226B1" w:rsidRPr="006226B1" w:rsidRDefault="031F243C">
      <w:pPr>
        <w:numPr>
          <w:ilvl w:val="0"/>
          <w:numId w:val="33"/>
        </w:numPr>
      </w:pPr>
      <w:r w:rsidRPr="31717C53">
        <w:rPr>
          <w:b/>
          <w:bCs/>
        </w:rPr>
        <w:t>Position Descriptions &amp; Responsibilit</w:t>
      </w:r>
      <w:r w:rsidR="501C3179" w:rsidRPr="31717C53">
        <w:rPr>
          <w:b/>
          <w:bCs/>
        </w:rPr>
        <w:t>ies</w:t>
      </w:r>
      <w:r>
        <w:t xml:space="preserve">: A designated office or </w:t>
      </w:r>
      <w:r w:rsidR="5BB92584">
        <w:t xml:space="preserve">position </w:t>
      </w:r>
      <w:r>
        <w:t>is formally responsible for scheduling and coordinating evaluations.</w:t>
      </w:r>
    </w:p>
    <w:p w14:paraId="27A4F183" w14:textId="05B19DE8" w:rsidR="006226B1" w:rsidRPr="006226B1" w:rsidRDefault="031F243C">
      <w:pPr>
        <w:numPr>
          <w:ilvl w:val="0"/>
          <w:numId w:val="33"/>
        </w:numPr>
      </w:pPr>
      <w:r w:rsidRPr="31717C53">
        <w:rPr>
          <w:b/>
          <w:bCs/>
        </w:rPr>
        <w:t>Budget</w:t>
      </w:r>
      <w:r>
        <w:t>: Funding is allocated for accessibility tools (e.g., automated scanning platforms) and</w:t>
      </w:r>
      <w:r w:rsidR="32BA3E68">
        <w:t xml:space="preserve"> manual</w:t>
      </w:r>
      <w:r>
        <w:t xml:space="preserve"> audits.</w:t>
      </w:r>
    </w:p>
    <w:p w14:paraId="7DD1E8BB" w14:textId="0F5A9853" w:rsidR="006226B1" w:rsidRPr="006226B1" w:rsidRDefault="031F243C">
      <w:pPr>
        <w:numPr>
          <w:ilvl w:val="0"/>
          <w:numId w:val="33"/>
        </w:numPr>
      </w:pPr>
      <w:r w:rsidRPr="31717C53">
        <w:rPr>
          <w:b/>
          <w:bCs/>
        </w:rPr>
        <w:t>Process</w:t>
      </w:r>
      <w:r w:rsidR="3EE591E4" w:rsidRPr="31717C53">
        <w:rPr>
          <w:b/>
          <w:bCs/>
        </w:rPr>
        <w:t>/Procedures</w:t>
      </w:r>
      <w:r>
        <w:t xml:space="preserve">: Documented procedures define </w:t>
      </w:r>
      <w:r w:rsidRPr="31717C53">
        <w:rPr>
          <w:i/>
          <w:iCs/>
        </w:rPr>
        <w:t>who</w:t>
      </w:r>
      <w:r>
        <w:t xml:space="preserve"> conducts evaluations, </w:t>
      </w:r>
      <w:r w:rsidRPr="31717C53">
        <w:rPr>
          <w:i/>
          <w:iCs/>
        </w:rPr>
        <w:t>how often</w:t>
      </w:r>
      <w:r>
        <w:t xml:space="preserve"> they occur (e.g., annually, biannually), and </w:t>
      </w:r>
      <w:r w:rsidRPr="31717C53">
        <w:rPr>
          <w:i/>
          <w:iCs/>
        </w:rPr>
        <w:t>what methods</w:t>
      </w:r>
      <w:r>
        <w:t xml:space="preserve"> are used (automated scans, manual reviews, user testing)</w:t>
      </w:r>
      <w:r w:rsidR="686D5F62">
        <w:t xml:space="preserve"> and how content owners are contacted about the results.</w:t>
      </w:r>
    </w:p>
    <w:p w14:paraId="78DA4C56" w14:textId="6DC4D93C" w:rsidR="006226B1" w:rsidRPr="006226B1" w:rsidRDefault="031F243C">
      <w:pPr>
        <w:numPr>
          <w:ilvl w:val="0"/>
          <w:numId w:val="33"/>
        </w:numPr>
      </w:pPr>
      <w:r w:rsidRPr="31717C53">
        <w:rPr>
          <w:b/>
          <w:bCs/>
        </w:rPr>
        <w:t>Output</w:t>
      </w:r>
      <w:r>
        <w:t xml:space="preserve">: </w:t>
      </w:r>
      <w:r w:rsidR="7E501E03">
        <w:t>E</w:t>
      </w:r>
      <w:r>
        <w:t xml:space="preserve">valuation reports </w:t>
      </w:r>
      <w:r w:rsidR="181B52C4">
        <w:t>are</w:t>
      </w:r>
      <w:r>
        <w:t xml:space="preserve"> maintained, accessible to stakeholders, with clear findings and remediation recommendations.</w:t>
      </w:r>
      <w:r w:rsidR="000052FF">
        <w:t xml:space="preserve"> </w:t>
      </w:r>
    </w:p>
    <w:p w14:paraId="7F141CF6" w14:textId="7AC79124" w:rsidR="002F6E95" w:rsidRDefault="002F6E95">
      <w:r>
        <w:br w:type="page"/>
      </w:r>
    </w:p>
    <w:p w14:paraId="5517FFD9" w14:textId="33CEB27B" w:rsidR="006226B1" w:rsidRDefault="36007793" w:rsidP="002F6E95">
      <w:pPr>
        <w:pStyle w:val="Heading4"/>
      </w:pPr>
      <w:r>
        <w:lastRenderedPageBreak/>
        <w:t>Success Indicator 1.6</w:t>
      </w:r>
      <w:r w:rsidR="501C3179">
        <w:t>:</w:t>
      </w:r>
      <w:r>
        <w:t xml:space="preserve"> Develop a process to conduct manual accessibility evaluations on campus-affiliated websites and applications (web or mobile).</w:t>
      </w:r>
    </w:p>
    <w:p w14:paraId="3D0B00B0" w14:textId="56F32B40" w:rsidR="002F6E95" w:rsidRDefault="002F6E95" w:rsidP="002F6E95">
      <w:pPr>
        <w:pStyle w:val="Heading5"/>
      </w:pPr>
      <w:r>
        <w:t>Purpose</w:t>
      </w:r>
    </w:p>
    <w:p w14:paraId="15B45923" w14:textId="77777777" w:rsidR="003C5156" w:rsidRPr="003C5156" w:rsidRDefault="003C5156" w:rsidP="003C5156">
      <w:r w:rsidRPr="003C5156">
        <w:t xml:space="preserve">The purpose of this success indicator is to ensure that accessibility evaluations go </w:t>
      </w:r>
      <w:r w:rsidRPr="003C5156">
        <w:rPr>
          <w:b/>
          <w:bCs/>
        </w:rPr>
        <w:t>beyond automated scans</w:t>
      </w:r>
      <w:r w:rsidRPr="003C5156">
        <w:t>, which typically catch only 30–40% of issues. Manual evaluations:</w:t>
      </w:r>
    </w:p>
    <w:p w14:paraId="42CC5A99" w14:textId="77777777" w:rsidR="003C5156" w:rsidRPr="003C5156" w:rsidRDefault="003C5156">
      <w:pPr>
        <w:numPr>
          <w:ilvl w:val="0"/>
          <w:numId w:val="34"/>
        </w:numPr>
      </w:pPr>
      <w:r w:rsidRPr="003C5156">
        <w:t>Identify complex barriers such as keyboard traps, improper use of ARIA, color contrast in context, and screen reader usability.</w:t>
      </w:r>
    </w:p>
    <w:p w14:paraId="34BC72FA" w14:textId="51F7481B" w:rsidR="003C5156" w:rsidRPr="003C5156" w:rsidRDefault="13398712">
      <w:pPr>
        <w:numPr>
          <w:ilvl w:val="0"/>
          <w:numId w:val="34"/>
        </w:numPr>
      </w:pPr>
      <w:r>
        <w:t>Provide a deeper level of assurance that digital properties meet ADA</w:t>
      </w:r>
      <w:r w:rsidR="1D3ABD9B">
        <w:t xml:space="preserve"> And </w:t>
      </w:r>
      <w:r>
        <w:t>Section 508 standards.</w:t>
      </w:r>
    </w:p>
    <w:p w14:paraId="3C93C107" w14:textId="77777777" w:rsidR="003C5156" w:rsidRPr="003C5156" w:rsidRDefault="003C5156">
      <w:pPr>
        <w:numPr>
          <w:ilvl w:val="0"/>
          <w:numId w:val="34"/>
        </w:numPr>
      </w:pPr>
      <w:r w:rsidRPr="003C5156">
        <w:t>Support inclusive design by validating the real-world user experience, especially for people using assistive technologies.</w:t>
      </w:r>
    </w:p>
    <w:p w14:paraId="0B610C14" w14:textId="77777777" w:rsidR="003C5156" w:rsidRPr="003C5156" w:rsidRDefault="003C5156">
      <w:pPr>
        <w:numPr>
          <w:ilvl w:val="0"/>
          <w:numId w:val="34"/>
        </w:numPr>
      </w:pPr>
      <w:r w:rsidRPr="003C5156">
        <w:t>Strengthen institutional accountability by confirming accessibility at a human-centered level.</w:t>
      </w:r>
    </w:p>
    <w:p w14:paraId="20617DE3" w14:textId="0A8D0A35" w:rsidR="003C5156" w:rsidRDefault="002F6E95" w:rsidP="002F6E95">
      <w:pPr>
        <w:pStyle w:val="Heading5"/>
      </w:pPr>
      <w:r>
        <w:t>Examples of Evidence</w:t>
      </w:r>
    </w:p>
    <w:p w14:paraId="44267407" w14:textId="77777777" w:rsidR="003C5156" w:rsidRPr="003C5156" w:rsidRDefault="003C5156" w:rsidP="003C5156">
      <w:r w:rsidRPr="003C5156">
        <w:t>Evidence that a manual evaluation process exists and is functioning could include:</w:t>
      </w:r>
    </w:p>
    <w:p w14:paraId="123E0FB4" w14:textId="77777777" w:rsidR="003C5156" w:rsidRPr="003C5156" w:rsidRDefault="13398712">
      <w:pPr>
        <w:numPr>
          <w:ilvl w:val="0"/>
          <w:numId w:val="35"/>
        </w:numPr>
      </w:pPr>
      <w:r w:rsidRPr="31717C53">
        <w:rPr>
          <w:b/>
          <w:bCs/>
        </w:rPr>
        <w:t>Written procedures</w:t>
      </w:r>
      <w:r>
        <w:t xml:space="preserve"> describing the scope and methods for manual testing (e.g., screen reader checks, keyboard navigation, zoom/text scaling).</w:t>
      </w:r>
    </w:p>
    <w:p w14:paraId="504AB51E" w14:textId="0C3ABDC3" w:rsidR="03467B38" w:rsidRDefault="03467B38">
      <w:pPr>
        <w:numPr>
          <w:ilvl w:val="0"/>
          <w:numId w:val="35"/>
        </w:numPr>
      </w:pPr>
      <w:r w:rsidRPr="001E658E">
        <w:rPr>
          <w:b/>
          <w:bCs/>
        </w:rPr>
        <w:t>Qualifications of testers</w:t>
      </w:r>
      <w:r w:rsidR="51BFA74D">
        <w:t xml:space="preserve"> (e.g. WAS, DHS Trusted Tester)</w:t>
      </w:r>
    </w:p>
    <w:p w14:paraId="71ED3A17" w14:textId="77777777" w:rsidR="003C5156" w:rsidRPr="003C5156" w:rsidRDefault="003C5156">
      <w:pPr>
        <w:numPr>
          <w:ilvl w:val="0"/>
          <w:numId w:val="35"/>
        </w:numPr>
      </w:pPr>
      <w:r w:rsidRPr="003C5156">
        <w:rPr>
          <w:b/>
          <w:bCs/>
        </w:rPr>
        <w:t>Evaluation templates or checklists</w:t>
      </w:r>
      <w:r w:rsidRPr="003C5156">
        <w:t xml:space="preserve"> used by testers.</w:t>
      </w:r>
    </w:p>
    <w:p w14:paraId="34DA6C0F" w14:textId="77777777" w:rsidR="003C5156" w:rsidRPr="003C5156" w:rsidRDefault="003C5156">
      <w:pPr>
        <w:numPr>
          <w:ilvl w:val="0"/>
          <w:numId w:val="35"/>
        </w:numPr>
      </w:pPr>
      <w:r w:rsidRPr="003C5156">
        <w:rPr>
          <w:b/>
          <w:bCs/>
        </w:rPr>
        <w:t>Training materials</w:t>
      </w:r>
      <w:r w:rsidRPr="003C5156">
        <w:t xml:space="preserve"> for staff performing manual reviews.</w:t>
      </w:r>
    </w:p>
    <w:p w14:paraId="3A703DE9" w14:textId="77777777" w:rsidR="003C5156" w:rsidRPr="003C5156" w:rsidRDefault="003C5156">
      <w:pPr>
        <w:numPr>
          <w:ilvl w:val="0"/>
          <w:numId w:val="35"/>
        </w:numPr>
      </w:pPr>
      <w:r w:rsidRPr="003C5156">
        <w:rPr>
          <w:b/>
          <w:bCs/>
        </w:rPr>
        <w:t>Completed reports</w:t>
      </w:r>
      <w:r w:rsidRPr="003C5156">
        <w:t xml:space="preserve"> showing findings from manual audits.</w:t>
      </w:r>
    </w:p>
    <w:p w14:paraId="7F03F1E7" w14:textId="77777777" w:rsidR="003C5156" w:rsidRPr="003C5156" w:rsidRDefault="003C5156">
      <w:pPr>
        <w:numPr>
          <w:ilvl w:val="0"/>
          <w:numId w:val="35"/>
        </w:numPr>
      </w:pPr>
      <w:r w:rsidRPr="003C5156">
        <w:rPr>
          <w:b/>
          <w:bCs/>
        </w:rPr>
        <w:t>Logs or tickets</w:t>
      </w:r>
      <w:r w:rsidRPr="003C5156">
        <w:t xml:space="preserve"> documenting issues identified and remediation actions.</w:t>
      </w:r>
    </w:p>
    <w:p w14:paraId="55641816" w14:textId="7CB772DC" w:rsidR="003C5156" w:rsidRPr="003C5156" w:rsidRDefault="003C5156">
      <w:pPr>
        <w:numPr>
          <w:ilvl w:val="0"/>
          <w:numId w:val="35"/>
        </w:numPr>
      </w:pPr>
      <w:r w:rsidRPr="003C5156">
        <w:rPr>
          <w:b/>
          <w:bCs/>
        </w:rPr>
        <w:t>Sample test plans</w:t>
      </w:r>
      <w:r w:rsidRPr="003C5156">
        <w:t xml:space="preserve"> including </w:t>
      </w:r>
      <w:r w:rsidR="00B240AB">
        <w:t xml:space="preserve">the </w:t>
      </w:r>
      <w:r w:rsidRPr="003C5156">
        <w:t>use of multiple assistive technologies (JAWS, NVDA, VoiceOver, TalkBack, etc.).</w:t>
      </w:r>
    </w:p>
    <w:p w14:paraId="2E3F1CD2" w14:textId="426B106A" w:rsidR="002F6E95" w:rsidRDefault="002F6E95" w:rsidP="002F6E95">
      <w:pPr>
        <w:pStyle w:val="Heading5"/>
      </w:pPr>
      <w:r>
        <w:t>Example of Established Level</w:t>
      </w:r>
    </w:p>
    <w:p w14:paraId="1ED4B43F" w14:textId="77777777" w:rsidR="003C5156" w:rsidRPr="003C5156" w:rsidRDefault="003C5156" w:rsidP="003C5156">
      <w:r w:rsidRPr="003C5156">
        <w:t xml:space="preserve">At the </w:t>
      </w:r>
      <w:r w:rsidRPr="003C5156">
        <w:rPr>
          <w:i/>
          <w:iCs/>
        </w:rPr>
        <w:t>Established</w:t>
      </w:r>
      <w:r w:rsidRPr="003C5156">
        <w:t xml:space="preserve"> level, manual evaluations are not ad hoc but </w:t>
      </w:r>
      <w:r w:rsidRPr="003C5156">
        <w:rPr>
          <w:b/>
          <w:bCs/>
        </w:rPr>
        <w:t>documented, consistent, and part of the institution’s accessibility practice</w:t>
      </w:r>
      <w:r w:rsidRPr="003C5156">
        <w:t>:</w:t>
      </w:r>
    </w:p>
    <w:p w14:paraId="61138F41" w14:textId="566B4FA9" w:rsidR="003C5156" w:rsidRPr="003C5156" w:rsidRDefault="13398712">
      <w:pPr>
        <w:numPr>
          <w:ilvl w:val="0"/>
          <w:numId w:val="36"/>
        </w:numPr>
      </w:pPr>
      <w:r w:rsidRPr="31717C53">
        <w:rPr>
          <w:b/>
          <w:bCs/>
        </w:rPr>
        <w:t>Position Descriptions</w:t>
      </w:r>
      <w:r>
        <w:t>: Staff roles (central accessibility office, IT accessibility lead, or trained testers) are</w:t>
      </w:r>
      <w:r w:rsidR="759C1438">
        <w:t xml:space="preserve"> trained and</w:t>
      </w:r>
      <w:r>
        <w:t xml:space="preserve"> formally tasked with conducting manual evaluations.</w:t>
      </w:r>
    </w:p>
    <w:p w14:paraId="466B9D8F" w14:textId="77777777" w:rsidR="003C5156" w:rsidRPr="003C5156" w:rsidRDefault="003C5156">
      <w:pPr>
        <w:numPr>
          <w:ilvl w:val="0"/>
          <w:numId w:val="36"/>
        </w:numPr>
      </w:pPr>
      <w:r w:rsidRPr="003C5156">
        <w:rPr>
          <w:b/>
          <w:bCs/>
        </w:rPr>
        <w:t>Budget</w:t>
      </w:r>
      <w:r w:rsidRPr="003C5156">
        <w:t>: Resources allocated for training staff, purchasing assistive technology licenses, and/or contracting third-party evaluators.</w:t>
      </w:r>
    </w:p>
    <w:p w14:paraId="6E2B6012" w14:textId="76CB5512" w:rsidR="003C5156" w:rsidRPr="003C5156" w:rsidRDefault="13398712">
      <w:pPr>
        <w:numPr>
          <w:ilvl w:val="0"/>
          <w:numId w:val="36"/>
        </w:numPr>
      </w:pPr>
      <w:r w:rsidRPr="31717C53">
        <w:rPr>
          <w:b/>
          <w:bCs/>
        </w:rPr>
        <w:t>Process</w:t>
      </w:r>
      <w:r>
        <w:t>: Documented procedures specify when manual testing occurs (e.g., annually, prior to major site launches, or as part of procurement), which methods are used, and who is responsible.</w:t>
      </w:r>
      <w:r w:rsidR="6EE7B38D">
        <w:t xml:space="preserve"> </w:t>
      </w:r>
      <w:r w:rsidRPr="31717C53">
        <w:rPr>
          <w:b/>
          <w:bCs/>
        </w:rPr>
        <w:t>Output</w:t>
      </w:r>
      <w:r>
        <w:t>: Written evaluation reports exist for each review, with prioritized recommendations for remediation</w:t>
      </w:r>
      <w:r w:rsidR="6E05E3E0">
        <w:t xml:space="preserve"> and are </w:t>
      </w:r>
      <w:r w:rsidR="503A522A">
        <w:t>available</w:t>
      </w:r>
      <w:r w:rsidR="6E05E3E0">
        <w:t xml:space="preserve"> to the responsible content owner.</w:t>
      </w:r>
    </w:p>
    <w:p w14:paraId="341D026D" w14:textId="57F2EFCE" w:rsidR="002F6E95" w:rsidRDefault="002F6E95">
      <w:r>
        <w:br w:type="page"/>
      </w:r>
    </w:p>
    <w:p w14:paraId="15FA8E58" w14:textId="6DDBF5BC" w:rsidR="002F6E95" w:rsidRDefault="36007793" w:rsidP="002F6E95">
      <w:pPr>
        <w:pStyle w:val="Heading4"/>
      </w:pPr>
      <w:r>
        <w:lastRenderedPageBreak/>
        <w:t>Success Indicator 1.7 Develop a process to distribute evaluation results to campus members and/or vendors responsible for website maintenance.</w:t>
      </w:r>
    </w:p>
    <w:p w14:paraId="48337FAA" w14:textId="77777777" w:rsidR="002F6E95" w:rsidRDefault="002F6E95" w:rsidP="002F6E95">
      <w:pPr>
        <w:pStyle w:val="Heading5"/>
      </w:pPr>
      <w:r>
        <w:t>Purpose</w:t>
      </w:r>
    </w:p>
    <w:p w14:paraId="1A5193C9" w14:textId="326663B1" w:rsidR="003C5156" w:rsidRPr="003C5156" w:rsidRDefault="13398712" w:rsidP="003C5156">
      <w:r>
        <w:t xml:space="preserve">The purpose of this success indicator is to ensure that </w:t>
      </w:r>
      <w:r w:rsidRPr="001E658E">
        <w:t>accessibility evaluation results</w:t>
      </w:r>
      <w:r w:rsidRPr="31717C53">
        <w:rPr>
          <w:b/>
          <w:bCs/>
        </w:rPr>
        <w:t xml:space="preserve"> </w:t>
      </w:r>
      <w:r>
        <w:t xml:space="preserve">are </w:t>
      </w:r>
      <w:r w:rsidRPr="001E658E">
        <w:t xml:space="preserve">shared with the right people who can act on them. </w:t>
      </w:r>
    </w:p>
    <w:p w14:paraId="42C2BF11" w14:textId="77777777" w:rsidR="003C5156" w:rsidRPr="003C5156" w:rsidRDefault="003C5156" w:rsidP="003C5156"/>
    <w:p w14:paraId="7AB57159" w14:textId="77777777" w:rsidR="002F6E95" w:rsidRDefault="002F6E95" w:rsidP="002F6E95">
      <w:pPr>
        <w:pStyle w:val="Heading5"/>
      </w:pPr>
      <w:r>
        <w:t>Examples of Evidence</w:t>
      </w:r>
    </w:p>
    <w:p w14:paraId="5E957B6F" w14:textId="77777777" w:rsidR="003C5156" w:rsidRPr="003C5156" w:rsidRDefault="003C5156" w:rsidP="003C5156">
      <w:r w:rsidRPr="003C5156">
        <w:t>Evidence that this process exists and is functioning could include:</w:t>
      </w:r>
    </w:p>
    <w:p w14:paraId="27AD2D43" w14:textId="77777777" w:rsidR="003C5156" w:rsidRPr="003C5156" w:rsidRDefault="003C5156">
      <w:pPr>
        <w:numPr>
          <w:ilvl w:val="0"/>
          <w:numId w:val="37"/>
        </w:numPr>
      </w:pPr>
      <w:r w:rsidRPr="003C5156">
        <w:rPr>
          <w:b/>
          <w:bCs/>
        </w:rPr>
        <w:t>Documented procedures</w:t>
      </w:r>
      <w:r w:rsidRPr="003C5156">
        <w:t xml:space="preserve"> for how evaluation results are shared (e.g., reports, dashboards, ticketing systems).</w:t>
      </w:r>
    </w:p>
    <w:p w14:paraId="39AE384F" w14:textId="77777777" w:rsidR="003C5156" w:rsidRPr="003C5156" w:rsidRDefault="003C5156">
      <w:pPr>
        <w:numPr>
          <w:ilvl w:val="0"/>
          <w:numId w:val="37"/>
        </w:numPr>
      </w:pPr>
      <w:r w:rsidRPr="003C5156">
        <w:rPr>
          <w:b/>
          <w:bCs/>
        </w:rPr>
        <w:t>Emails, memos, or notifications</w:t>
      </w:r>
      <w:r w:rsidRPr="003C5156">
        <w:t xml:space="preserve"> sent to site/application owners or vendors.</w:t>
      </w:r>
    </w:p>
    <w:p w14:paraId="6BB307C9" w14:textId="77777777" w:rsidR="003C5156" w:rsidRPr="003C5156" w:rsidRDefault="003C5156">
      <w:pPr>
        <w:numPr>
          <w:ilvl w:val="0"/>
          <w:numId w:val="37"/>
        </w:numPr>
      </w:pPr>
      <w:r w:rsidRPr="003C5156">
        <w:rPr>
          <w:b/>
          <w:bCs/>
        </w:rPr>
        <w:t>Meeting notes or briefings</w:t>
      </w:r>
      <w:r w:rsidRPr="003C5156">
        <w:t xml:space="preserve"> where results are presented and remediation is discussed.</w:t>
      </w:r>
    </w:p>
    <w:p w14:paraId="4E3EA919" w14:textId="05B89EAF" w:rsidR="003C5156" w:rsidRPr="003C5156" w:rsidRDefault="003C5156">
      <w:pPr>
        <w:numPr>
          <w:ilvl w:val="0"/>
          <w:numId w:val="37"/>
        </w:numPr>
      </w:pPr>
      <w:r w:rsidRPr="003C5156">
        <w:rPr>
          <w:b/>
          <w:bCs/>
        </w:rPr>
        <w:t>Issue-tracking tickets</w:t>
      </w:r>
      <w:r w:rsidRPr="003C5156">
        <w:t xml:space="preserve"> tied directly to evaluation findings.</w:t>
      </w:r>
    </w:p>
    <w:p w14:paraId="54EA0051" w14:textId="77777777" w:rsidR="003C5156" w:rsidRPr="003C5156" w:rsidRDefault="003C5156">
      <w:pPr>
        <w:numPr>
          <w:ilvl w:val="0"/>
          <w:numId w:val="37"/>
        </w:numPr>
      </w:pPr>
      <w:r w:rsidRPr="003C5156">
        <w:rPr>
          <w:b/>
          <w:bCs/>
        </w:rPr>
        <w:t>Signed acknowledgments</w:t>
      </w:r>
      <w:r w:rsidRPr="003C5156">
        <w:t xml:space="preserve"> or confirmations from vendors or campus members that they received and reviewed results.</w:t>
      </w:r>
    </w:p>
    <w:p w14:paraId="301B1445" w14:textId="77777777" w:rsidR="003C5156" w:rsidRPr="003C5156" w:rsidRDefault="003C5156">
      <w:pPr>
        <w:numPr>
          <w:ilvl w:val="0"/>
          <w:numId w:val="37"/>
        </w:numPr>
      </w:pPr>
      <w:r w:rsidRPr="003C5156">
        <w:rPr>
          <w:b/>
          <w:bCs/>
        </w:rPr>
        <w:t>Regular distribution schedules</w:t>
      </w:r>
      <w:r w:rsidRPr="003C5156">
        <w:t xml:space="preserve"> (e.g., results shared quarterly with leadership).</w:t>
      </w:r>
    </w:p>
    <w:p w14:paraId="1090237C" w14:textId="77777777" w:rsidR="003C5156" w:rsidRPr="003C5156" w:rsidRDefault="003C5156" w:rsidP="003C5156"/>
    <w:p w14:paraId="1DCA664F" w14:textId="77777777" w:rsidR="002F6E95" w:rsidRDefault="002F6E95" w:rsidP="002F6E95">
      <w:pPr>
        <w:pStyle w:val="Heading5"/>
      </w:pPr>
      <w:r>
        <w:t>Example of Established Level</w:t>
      </w:r>
    </w:p>
    <w:p w14:paraId="1631ECBF" w14:textId="77777777" w:rsidR="003C5156" w:rsidRPr="003C5156" w:rsidRDefault="003C5156" w:rsidP="003C5156">
      <w:r w:rsidRPr="003C5156">
        <w:t xml:space="preserve">At the </w:t>
      </w:r>
      <w:r w:rsidRPr="003C5156">
        <w:rPr>
          <w:i/>
          <w:iCs/>
        </w:rPr>
        <w:t>Established</w:t>
      </w:r>
      <w:r w:rsidRPr="003C5156">
        <w:t xml:space="preserve"> level, the institution has a formal and consistent process for distributing evaluation results:</w:t>
      </w:r>
    </w:p>
    <w:p w14:paraId="14541C5A" w14:textId="77777777" w:rsidR="003C5156" w:rsidRPr="003C5156" w:rsidRDefault="003C5156">
      <w:pPr>
        <w:numPr>
          <w:ilvl w:val="0"/>
          <w:numId w:val="38"/>
        </w:numPr>
      </w:pPr>
      <w:r w:rsidRPr="003C5156">
        <w:rPr>
          <w:b/>
          <w:bCs/>
        </w:rPr>
        <w:t>Position Descriptions &amp; Responsibility</w:t>
      </w:r>
      <w:r w:rsidRPr="003C5156">
        <w:t>: Responsibility for distributing results is clearly assigned (e.g., accessibility office, IT service desk, procurement compliance).</w:t>
      </w:r>
    </w:p>
    <w:p w14:paraId="79D06EAD" w14:textId="77777777" w:rsidR="003C5156" w:rsidRPr="003C5156" w:rsidRDefault="003C5156">
      <w:pPr>
        <w:numPr>
          <w:ilvl w:val="0"/>
          <w:numId w:val="38"/>
        </w:numPr>
      </w:pPr>
      <w:r w:rsidRPr="003C5156">
        <w:rPr>
          <w:b/>
          <w:bCs/>
        </w:rPr>
        <w:t>Budget</w:t>
      </w:r>
      <w:r w:rsidRPr="003C5156">
        <w:t>: Resources may support communication tools, ticketing systems, or staff capacity for managing distribution.</w:t>
      </w:r>
    </w:p>
    <w:p w14:paraId="4C32D5B6" w14:textId="77777777" w:rsidR="003C5156" w:rsidRPr="003C5156" w:rsidRDefault="003C5156">
      <w:pPr>
        <w:numPr>
          <w:ilvl w:val="0"/>
          <w:numId w:val="38"/>
        </w:numPr>
      </w:pPr>
      <w:r w:rsidRPr="003C5156">
        <w:rPr>
          <w:b/>
          <w:bCs/>
        </w:rPr>
        <w:t>Process</w:t>
      </w:r>
      <w:r w:rsidRPr="003C5156">
        <w:t xml:space="preserve">: Documented procedures define </w:t>
      </w:r>
      <w:r w:rsidRPr="003C5156">
        <w:rPr>
          <w:i/>
          <w:iCs/>
        </w:rPr>
        <w:t>who</w:t>
      </w:r>
      <w:r w:rsidRPr="003C5156">
        <w:t xml:space="preserve"> receives results, </w:t>
      </w:r>
      <w:r w:rsidRPr="003C5156">
        <w:rPr>
          <w:i/>
          <w:iCs/>
        </w:rPr>
        <w:t>how</w:t>
      </w:r>
      <w:r w:rsidRPr="003C5156">
        <w:t xml:space="preserve"> results are communicated (email, dashboard, shared reports, ticketing), and </w:t>
      </w:r>
      <w:r w:rsidRPr="003C5156">
        <w:rPr>
          <w:i/>
          <w:iCs/>
        </w:rPr>
        <w:t>when</w:t>
      </w:r>
      <w:r w:rsidRPr="003C5156">
        <w:t xml:space="preserve"> (e.g., within 2 weeks of evaluation).</w:t>
      </w:r>
    </w:p>
    <w:p w14:paraId="553D927D" w14:textId="77777777" w:rsidR="003C5156" w:rsidRPr="003C5156" w:rsidRDefault="003C5156">
      <w:pPr>
        <w:numPr>
          <w:ilvl w:val="0"/>
          <w:numId w:val="38"/>
        </w:numPr>
      </w:pPr>
      <w:r w:rsidRPr="003C5156">
        <w:rPr>
          <w:b/>
          <w:bCs/>
        </w:rPr>
        <w:t>Output</w:t>
      </w:r>
      <w:r w:rsidRPr="003C5156">
        <w:t>: All campus-affiliated websites and applications evaluated have results shared with responsible parties (owners, maintainers, vendors).</w:t>
      </w:r>
    </w:p>
    <w:p w14:paraId="5A488544" w14:textId="77777777" w:rsidR="003C5156" w:rsidRPr="003C5156" w:rsidRDefault="003C5156" w:rsidP="003C5156"/>
    <w:p w14:paraId="78C3ABA7" w14:textId="77777777" w:rsidR="002F6E95" w:rsidRDefault="002F6E95">
      <w:r>
        <w:br w:type="page"/>
      </w:r>
    </w:p>
    <w:p w14:paraId="2F1A79DD" w14:textId="3F080F90" w:rsidR="002F6E95" w:rsidRDefault="002F6E95" w:rsidP="002F6E95">
      <w:pPr>
        <w:pStyle w:val="Heading4"/>
      </w:pPr>
      <w:r>
        <w:lastRenderedPageBreak/>
        <w:t xml:space="preserve">Success Indicator </w:t>
      </w:r>
      <w:r w:rsidRPr="002F6E95">
        <w:t>1.9 Ensure that campus members involved in maintaining web content (including social</w:t>
      </w:r>
      <w:r>
        <w:t xml:space="preserve"> </w:t>
      </w:r>
      <w:r w:rsidRPr="002F6E95">
        <w:t>media, videos, electronic documents) and web/mobile applications understand the</w:t>
      </w:r>
      <w:r>
        <w:t xml:space="preserve"> </w:t>
      </w:r>
      <w:commentRangeStart w:id="11"/>
      <w:r w:rsidRPr="002F6E95">
        <w:t>accessibility evaluation process</w:t>
      </w:r>
      <w:commentRangeEnd w:id="11"/>
      <w:r w:rsidR="00620C1C">
        <w:rPr>
          <w:rStyle w:val="CommentReference"/>
          <w:sz w:val="24"/>
          <w:szCs w:val="32"/>
        </w:rPr>
        <w:commentReference w:id="11"/>
      </w:r>
    </w:p>
    <w:p w14:paraId="25C1DE37" w14:textId="77777777" w:rsidR="002F6E95" w:rsidRDefault="002F6E95" w:rsidP="002F6E95">
      <w:pPr>
        <w:pStyle w:val="Heading5"/>
      </w:pPr>
      <w:r>
        <w:t>Purpose</w:t>
      </w:r>
    </w:p>
    <w:p w14:paraId="2EA09B0C" w14:textId="77777777" w:rsidR="008E54DD" w:rsidRPr="008E54DD" w:rsidRDefault="008E54DD" w:rsidP="008E54DD">
      <w:r w:rsidRPr="008E54DD">
        <w:t>The purpose of this success indicator is to make sure that the people who actually create and maintain digital content (web editors, developers, content managers, social media managers, document authors, etc.) have enough knowledge of the evaluation process to act on results. This ensures:</w:t>
      </w:r>
    </w:p>
    <w:p w14:paraId="6268F473" w14:textId="6D26FE99" w:rsidR="008E54DD" w:rsidRPr="008E54DD" w:rsidRDefault="008E54DD">
      <w:pPr>
        <w:numPr>
          <w:ilvl w:val="0"/>
          <w:numId w:val="39"/>
        </w:numPr>
      </w:pPr>
      <w:r w:rsidRPr="008E54DD">
        <w:t xml:space="preserve">Accessibility responsibilities </w:t>
      </w:r>
      <w:r w:rsidR="00620C1C">
        <w:t>are shared with individual contributors</w:t>
      </w:r>
    </w:p>
    <w:p w14:paraId="6F76B87D" w14:textId="77777777" w:rsidR="008E54DD" w:rsidRPr="008E54DD" w:rsidRDefault="008E54DD">
      <w:pPr>
        <w:numPr>
          <w:ilvl w:val="0"/>
          <w:numId w:val="39"/>
        </w:numPr>
      </w:pPr>
      <w:r w:rsidRPr="008E54DD">
        <w:t>Content creators understand how evaluation findings relate to their work.</w:t>
      </w:r>
    </w:p>
    <w:p w14:paraId="38909603" w14:textId="77777777" w:rsidR="008E54DD" w:rsidRPr="008E54DD" w:rsidRDefault="008E54DD">
      <w:pPr>
        <w:numPr>
          <w:ilvl w:val="0"/>
          <w:numId w:val="39"/>
        </w:numPr>
      </w:pPr>
      <w:r w:rsidRPr="008E54DD">
        <w:t>Remediation can happen more efficiently and accurately.</w:t>
      </w:r>
    </w:p>
    <w:p w14:paraId="1DD7BBA5" w14:textId="77777777" w:rsidR="008E54DD" w:rsidRPr="008E54DD" w:rsidRDefault="008E54DD">
      <w:pPr>
        <w:numPr>
          <w:ilvl w:val="0"/>
          <w:numId w:val="39"/>
        </w:numPr>
      </w:pPr>
      <w:r w:rsidRPr="008E54DD">
        <w:t>Accessibility becomes part of daily workflows rather than an afterthought.</w:t>
      </w:r>
    </w:p>
    <w:p w14:paraId="43F167BA" w14:textId="77777777" w:rsidR="008E54DD" w:rsidRPr="008E54DD" w:rsidRDefault="008E54DD" w:rsidP="008E54DD"/>
    <w:p w14:paraId="1976B009" w14:textId="77777777" w:rsidR="002F6E95" w:rsidRDefault="002F6E95" w:rsidP="002F6E95">
      <w:pPr>
        <w:pStyle w:val="Heading5"/>
      </w:pPr>
      <w:r>
        <w:t>Examples of Evidence</w:t>
      </w:r>
    </w:p>
    <w:p w14:paraId="0F24DCDB" w14:textId="77777777" w:rsidR="008E54DD" w:rsidRPr="008E54DD" w:rsidRDefault="008E54DD" w:rsidP="008E54DD">
      <w:r w:rsidRPr="008E54DD">
        <w:t>Evidence that this is happening could include:</w:t>
      </w:r>
    </w:p>
    <w:p w14:paraId="14396CEB" w14:textId="77777777" w:rsidR="008E54DD" w:rsidRPr="008E54DD" w:rsidRDefault="008E54DD">
      <w:pPr>
        <w:numPr>
          <w:ilvl w:val="0"/>
          <w:numId w:val="40"/>
        </w:numPr>
      </w:pPr>
      <w:r w:rsidRPr="008E54DD">
        <w:rPr>
          <w:b/>
          <w:bCs/>
        </w:rPr>
        <w:t>Training materials or sessions</w:t>
      </w:r>
      <w:r w:rsidRPr="008E54DD">
        <w:t xml:space="preserve"> that explain evaluation methods, findings, and remediation expectations.</w:t>
      </w:r>
    </w:p>
    <w:p w14:paraId="7A141F0D" w14:textId="77777777" w:rsidR="008E54DD" w:rsidRPr="008E54DD" w:rsidRDefault="008E54DD">
      <w:pPr>
        <w:numPr>
          <w:ilvl w:val="0"/>
          <w:numId w:val="40"/>
        </w:numPr>
      </w:pPr>
      <w:r w:rsidRPr="008E54DD">
        <w:rPr>
          <w:b/>
          <w:bCs/>
        </w:rPr>
        <w:t>Attendance logs</w:t>
      </w:r>
      <w:r w:rsidRPr="008E54DD">
        <w:t xml:space="preserve"> showing participation of content owners, editors, or developers.</w:t>
      </w:r>
    </w:p>
    <w:p w14:paraId="70F831F3" w14:textId="77777777" w:rsidR="008E54DD" w:rsidRPr="008E54DD" w:rsidRDefault="008E54DD">
      <w:pPr>
        <w:numPr>
          <w:ilvl w:val="0"/>
          <w:numId w:val="40"/>
        </w:numPr>
      </w:pPr>
      <w:r w:rsidRPr="008E54DD">
        <w:rPr>
          <w:b/>
          <w:bCs/>
        </w:rPr>
        <w:t>Guidelines or handbooks</w:t>
      </w:r>
      <w:r w:rsidRPr="008E54DD">
        <w:t xml:space="preserve"> provided to campus members and vendors.</w:t>
      </w:r>
    </w:p>
    <w:p w14:paraId="7CA13DC5" w14:textId="77777777" w:rsidR="008E54DD" w:rsidRPr="008E54DD" w:rsidRDefault="008E54DD">
      <w:pPr>
        <w:numPr>
          <w:ilvl w:val="0"/>
          <w:numId w:val="40"/>
        </w:numPr>
      </w:pPr>
      <w:r w:rsidRPr="008E54DD">
        <w:rPr>
          <w:b/>
          <w:bCs/>
        </w:rPr>
        <w:t>Post-training assessments or surveys</w:t>
      </w:r>
      <w:r w:rsidRPr="008E54DD">
        <w:t xml:space="preserve"> confirming understanding.</w:t>
      </w:r>
    </w:p>
    <w:p w14:paraId="50CBB091" w14:textId="77777777" w:rsidR="008E54DD" w:rsidRPr="008E54DD" w:rsidRDefault="008E54DD">
      <w:pPr>
        <w:numPr>
          <w:ilvl w:val="0"/>
          <w:numId w:val="40"/>
        </w:numPr>
      </w:pPr>
      <w:r w:rsidRPr="008E54DD">
        <w:rPr>
          <w:b/>
          <w:bCs/>
        </w:rPr>
        <w:t>Help desk or support tickets</w:t>
      </w:r>
      <w:r w:rsidRPr="008E54DD">
        <w:t xml:space="preserve"> where content maintainers requested clarification and received guidance.</w:t>
      </w:r>
    </w:p>
    <w:p w14:paraId="31418A36" w14:textId="77777777" w:rsidR="008E54DD" w:rsidRPr="008E54DD" w:rsidRDefault="008E54DD">
      <w:pPr>
        <w:numPr>
          <w:ilvl w:val="0"/>
          <w:numId w:val="40"/>
        </w:numPr>
      </w:pPr>
      <w:r w:rsidRPr="008E54DD">
        <w:rPr>
          <w:b/>
          <w:bCs/>
        </w:rPr>
        <w:t>Meeting agendas/notes</w:t>
      </w:r>
      <w:r w:rsidRPr="008E54DD">
        <w:t xml:space="preserve"> where evaluation processes were discussed with content owners.</w:t>
      </w:r>
    </w:p>
    <w:p w14:paraId="3A6003CC" w14:textId="77777777" w:rsidR="008E54DD" w:rsidRPr="008E54DD" w:rsidRDefault="008E54DD">
      <w:pPr>
        <w:numPr>
          <w:ilvl w:val="0"/>
          <w:numId w:val="40"/>
        </w:numPr>
      </w:pPr>
      <w:r w:rsidRPr="008E54DD">
        <w:rPr>
          <w:b/>
          <w:bCs/>
        </w:rPr>
        <w:t>Communications</w:t>
      </w:r>
      <w:r w:rsidRPr="008E54DD">
        <w:t xml:space="preserve"> (memos, newsletters, email reminders) that highlight evaluation steps and roles.</w:t>
      </w:r>
    </w:p>
    <w:p w14:paraId="1A1B5536" w14:textId="77777777" w:rsidR="008E54DD" w:rsidRPr="008E54DD" w:rsidRDefault="008E54DD" w:rsidP="008E54DD"/>
    <w:p w14:paraId="794C0AC1" w14:textId="77777777" w:rsidR="002F6E95" w:rsidRDefault="002F6E95" w:rsidP="002F6E95">
      <w:pPr>
        <w:pStyle w:val="Heading5"/>
      </w:pPr>
      <w:r>
        <w:t>Example of Established Level</w:t>
      </w:r>
    </w:p>
    <w:p w14:paraId="1FD9FAF3" w14:textId="77777777" w:rsidR="008E54DD" w:rsidRPr="008E54DD" w:rsidRDefault="008E54DD" w:rsidP="008E54DD">
      <w:r w:rsidRPr="008E54DD">
        <w:t xml:space="preserve">At the </w:t>
      </w:r>
      <w:r w:rsidRPr="008E54DD">
        <w:rPr>
          <w:i/>
          <w:iCs/>
        </w:rPr>
        <w:t>Established</w:t>
      </w:r>
      <w:r w:rsidRPr="008E54DD">
        <w:t xml:space="preserve"> level, the institution has moved beyond ad hoc awareness-building and has a formal, repeatable program to ensure understanding:</w:t>
      </w:r>
    </w:p>
    <w:p w14:paraId="087CECD6" w14:textId="77777777" w:rsidR="008E54DD" w:rsidRPr="008E54DD" w:rsidRDefault="008E54DD">
      <w:pPr>
        <w:numPr>
          <w:ilvl w:val="0"/>
          <w:numId w:val="41"/>
        </w:numPr>
      </w:pPr>
      <w:r w:rsidRPr="008E54DD">
        <w:rPr>
          <w:b/>
          <w:bCs/>
        </w:rPr>
        <w:t>Position Descriptions &amp; Responsibility</w:t>
      </w:r>
      <w:r w:rsidRPr="008E54DD">
        <w:t>: Content maintainers are expected (and sometimes required) to participate in training or orientation about the accessibility evaluation process.</w:t>
      </w:r>
    </w:p>
    <w:p w14:paraId="3B9675D4" w14:textId="77777777" w:rsidR="008E54DD" w:rsidRPr="008E54DD" w:rsidRDefault="008E54DD">
      <w:pPr>
        <w:numPr>
          <w:ilvl w:val="0"/>
          <w:numId w:val="41"/>
        </w:numPr>
      </w:pPr>
      <w:r w:rsidRPr="008E54DD">
        <w:rPr>
          <w:b/>
          <w:bCs/>
        </w:rPr>
        <w:t>Budget</w:t>
      </w:r>
      <w:r w:rsidRPr="008E54DD">
        <w:t>: Funds allocated for training development, workshops, or external trainers.</w:t>
      </w:r>
    </w:p>
    <w:p w14:paraId="163326AD" w14:textId="77777777" w:rsidR="008E54DD" w:rsidRPr="008E54DD" w:rsidRDefault="008E54DD">
      <w:pPr>
        <w:numPr>
          <w:ilvl w:val="0"/>
          <w:numId w:val="41"/>
        </w:numPr>
      </w:pPr>
      <w:r w:rsidRPr="008E54DD">
        <w:rPr>
          <w:b/>
          <w:bCs/>
        </w:rPr>
        <w:t>Process</w:t>
      </w:r>
      <w:r w:rsidRPr="008E54DD">
        <w:t>: A documented training/onboarding program explains the evaluation process and how findings are communicated and resolved. Sessions are scheduled regularly and required for key roles.</w:t>
      </w:r>
    </w:p>
    <w:p w14:paraId="435F7A76" w14:textId="77777777" w:rsidR="008E54DD" w:rsidRPr="008E54DD" w:rsidRDefault="008E54DD">
      <w:pPr>
        <w:numPr>
          <w:ilvl w:val="0"/>
          <w:numId w:val="41"/>
        </w:numPr>
      </w:pPr>
      <w:r w:rsidRPr="008E54DD">
        <w:rPr>
          <w:b/>
          <w:bCs/>
        </w:rPr>
        <w:t>Output</w:t>
      </w:r>
      <w:r w:rsidRPr="008E54DD">
        <w:t>: Majority of staff and vendors who maintain websites, applications, and digital content have completed training or certification.</w:t>
      </w:r>
    </w:p>
    <w:p w14:paraId="0117CC0A" w14:textId="77777777" w:rsidR="008E54DD" w:rsidRPr="008E54DD" w:rsidRDefault="008E54DD" w:rsidP="008E54DD"/>
    <w:p w14:paraId="754584DF" w14:textId="77777777" w:rsidR="002F6E95" w:rsidRDefault="002F6E95">
      <w:r>
        <w:br w:type="page"/>
      </w:r>
    </w:p>
    <w:p w14:paraId="2E3692C1" w14:textId="0C0218BD" w:rsidR="00B10293" w:rsidRDefault="00B10293" w:rsidP="002F6E95">
      <w:pPr>
        <w:pStyle w:val="Heading4"/>
      </w:pPr>
      <w:r>
        <w:lastRenderedPageBreak/>
        <w:t>Success Indicator 1.19 Develop a process for application-specific accessibility statements for third party products and platforms in use that have known accessibility barriers</w:t>
      </w:r>
    </w:p>
    <w:p w14:paraId="7EA8B427" w14:textId="77777777" w:rsidR="00B10293" w:rsidRDefault="00B10293" w:rsidP="002F6E95">
      <w:pPr>
        <w:pStyle w:val="Heading5"/>
      </w:pPr>
      <w:r>
        <w:t>Purpose</w:t>
      </w:r>
    </w:p>
    <w:p w14:paraId="4A5A5601" w14:textId="4F7FA541" w:rsidR="3B4015F6" w:rsidRDefault="00524919" w:rsidP="00804A6D">
      <w:r>
        <w:t>The purpose of this success indicator is to ensure that university</w:t>
      </w:r>
      <w:r w:rsidR="00804A6D">
        <w:t xml:space="preserve"> provided third party products and platforms provide accessibility statements and effective communication methods on all digital assets. </w:t>
      </w:r>
    </w:p>
    <w:p w14:paraId="02F76E34" w14:textId="77777777" w:rsidR="42820039" w:rsidRDefault="42820039" w:rsidP="408F97D3">
      <w:pPr>
        <w:pStyle w:val="Heading5"/>
      </w:pPr>
      <w:r>
        <w:t>Examples of Evidence</w:t>
      </w:r>
    </w:p>
    <w:p w14:paraId="3ED26A1E" w14:textId="77777777" w:rsidR="42820039" w:rsidRDefault="42820039" w:rsidP="408F97D3">
      <w:r>
        <w:t>Evidence that this process is in place and working could include:</w:t>
      </w:r>
    </w:p>
    <w:p w14:paraId="0D378053" w14:textId="6F0D1AE4" w:rsidR="42820039" w:rsidRDefault="42820039">
      <w:pPr>
        <w:pStyle w:val="ListParagraph"/>
        <w:numPr>
          <w:ilvl w:val="0"/>
          <w:numId w:val="42"/>
        </w:numPr>
      </w:pPr>
      <w:r>
        <w:t>Procurement policies requiring an accessibility statement and appropriate elevation of response as necessary.</w:t>
      </w:r>
    </w:p>
    <w:p w14:paraId="41AA9AD3" w14:textId="1F8679F4" w:rsidR="42820039" w:rsidRDefault="42820039">
      <w:pPr>
        <w:pStyle w:val="ListParagraph"/>
        <w:numPr>
          <w:ilvl w:val="0"/>
          <w:numId w:val="42"/>
        </w:numPr>
      </w:pPr>
      <w:r>
        <w:t>Policy or Design documents including an Accessibility statement</w:t>
      </w:r>
      <w:r w:rsidRPr="408F97D3">
        <w:rPr>
          <w:b/>
          <w:bCs/>
        </w:rPr>
        <w:t xml:space="preserve"> </w:t>
      </w:r>
      <w:r>
        <w:t>based on CSU template.</w:t>
      </w:r>
    </w:p>
    <w:p w14:paraId="1FBD294A" w14:textId="77777777" w:rsidR="42820039" w:rsidRDefault="42820039">
      <w:pPr>
        <w:pStyle w:val="ListParagraph"/>
        <w:numPr>
          <w:ilvl w:val="0"/>
          <w:numId w:val="42"/>
        </w:numPr>
      </w:pPr>
      <w:r>
        <w:t>Centralized repository or inventory confirming which sites/platforms have statements posted.</w:t>
      </w:r>
    </w:p>
    <w:p w14:paraId="5C4019CB" w14:textId="27BBC1F1" w:rsidR="42820039" w:rsidRDefault="42820039">
      <w:pPr>
        <w:pStyle w:val="ListParagraph"/>
        <w:numPr>
          <w:ilvl w:val="0"/>
          <w:numId w:val="42"/>
        </w:numPr>
      </w:pPr>
      <w:r>
        <w:t>Communications to web administrators with instructions for posting and maintaining statements.</w:t>
      </w:r>
    </w:p>
    <w:p w14:paraId="1D64DE64" w14:textId="7B7A7867" w:rsidR="42820039" w:rsidRDefault="42820039">
      <w:pPr>
        <w:pStyle w:val="ListParagraph"/>
        <w:numPr>
          <w:ilvl w:val="0"/>
          <w:numId w:val="42"/>
        </w:numPr>
      </w:pPr>
      <w:r>
        <w:t>Help desk or feedback records showing user reports submitted via posted statements.</w:t>
      </w:r>
    </w:p>
    <w:p w14:paraId="60AF62E9" w14:textId="77777777" w:rsidR="00524919" w:rsidRPr="00524919" w:rsidRDefault="00524919" w:rsidP="00524919"/>
    <w:p w14:paraId="04E78218" w14:textId="75912EAE" w:rsidR="00B10293" w:rsidRDefault="00B10293" w:rsidP="00524919">
      <w:pPr>
        <w:pStyle w:val="Heading5"/>
        <w:tabs>
          <w:tab w:val="left" w:pos="3570"/>
        </w:tabs>
      </w:pPr>
      <w:r>
        <w:t>Example of Established Level</w:t>
      </w:r>
    </w:p>
    <w:p w14:paraId="59DA8EDE" w14:textId="77777777" w:rsidR="00524919" w:rsidRPr="00524919" w:rsidRDefault="00524919" w:rsidP="00524919">
      <w:r w:rsidRPr="00524919">
        <w:t xml:space="preserve">At the </w:t>
      </w:r>
      <w:r w:rsidRPr="00524919">
        <w:rPr>
          <w:i/>
          <w:iCs/>
        </w:rPr>
        <w:t>Established</w:t>
      </w:r>
      <w:r w:rsidRPr="00524919">
        <w:t xml:space="preserve"> level, the university has gone beyond awareness and put a </w:t>
      </w:r>
      <w:r w:rsidRPr="00524919">
        <w:rPr>
          <w:b/>
          <w:bCs/>
        </w:rPr>
        <w:t>formalized, consistent process</w:t>
      </w:r>
      <w:r w:rsidRPr="00524919">
        <w:t xml:space="preserve"> in place:</w:t>
      </w:r>
    </w:p>
    <w:p w14:paraId="30A7B8D6" w14:textId="77777777" w:rsidR="00524919" w:rsidRPr="00524919" w:rsidRDefault="00524919">
      <w:pPr>
        <w:numPr>
          <w:ilvl w:val="0"/>
          <w:numId w:val="43"/>
        </w:numPr>
      </w:pPr>
      <w:r w:rsidRPr="00524919">
        <w:rPr>
          <w:b/>
          <w:bCs/>
        </w:rPr>
        <w:t>Position Descriptions &amp; Responsibility</w:t>
      </w:r>
      <w:r w:rsidRPr="00524919">
        <w:t>: Responsibility is formally assigned (e.g., accessibility office in collaboration with IT procurement and application owners).</w:t>
      </w:r>
    </w:p>
    <w:p w14:paraId="2D6AB50C" w14:textId="77777777" w:rsidR="00524919" w:rsidRPr="00524919" w:rsidRDefault="00524919">
      <w:pPr>
        <w:numPr>
          <w:ilvl w:val="0"/>
          <w:numId w:val="43"/>
        </w:numPr>
      </w:pPr>
      <w:r w:rsidRPr="00524919">
        <w:rPr>
          <w:b/>
          <w:bCs/>
        </w:rPr>
        <w:t>Budget</w:t>
      </w:r>
      <w:r w:rsidRPr="00524919">
        <w:t>: Allocations exist for staff time to draft and update statements, and possibly for legal/compliance review.</w:t>
      </w:r>
    </w:p>
    <w:p w14:paraId="71B055E3" w14:textId="77777777" w:rsidR="00524919" w:rsidRPr="00524919" w:rsidRDefault="00524919">
      <w:pPr>
        <w:numPr>
          <w:ilvl w:val="0"/>
          <w:numId w:val="43"/>
        </w:numPr>
      </w:pPr>
      <w:r w:rsidRPr="00524919">
        <w:rPr>
          <w:b/>
          <w:bCs/>
        </w:rPr>
        <w:t>Process</w:t>
      </w:r>
      <w:r w:rsidRPr="00524919">
        <w:t>: A documented procedure requires creating an application-specific accessibility statement whenever a third-party product with known accessibility barriers is adopted. Statements include vendor information, description of barriers, known workarounds, and contact information for support.</w:t>
      </w:r>
    </w:p>
    <w:p w14:paraId="12D7B2EB" w14:textId="237594AE" w:rsidR="00524919" w:rsidRPr="00524919" w:rsidRDefault="00524919">
      <w:pPr>
        <w:numPr>
          <w:ilvl w:val="0"/>
          <w:numId w:val="43"/>
        </w:numPr>
      </w:pPr>
      <w:r w:rsidRPr="00524919">
        <w:rPr>
          <w:b/>
          <w:bCs/>
        </w:rPr>
        <w:t>Output</w:t>
      </w:r>
      <w:r w:rsidRPr="00524919">
        <w:t>: A collection of standardized accessibility statements is maintained and accessible to campus members.</w:t>
      </w:r>
    </w:p>
    <w:p w14:paraId="40769003" w14:textId="77777777" w:rsidR="00B10293" w:rsidRDefault="00B10293">
      <w:r>
        <w:br w:type="page"/>
      </w:r>
    </w:p>
    <w:p w14:paraId="76C33548" w14:textId="4F74B081" w:rsidR="00B10293" w:rsidRDefault="00B10293" w:rsidP="002F6E95">
      <w:pPr>
        <w:pStyle w:val="Heading4"/>
      </w:pPr>
      <w:r>
        <w:lastRenderedPageBreak/>
        <w:t xml:space="preserve">Success Indicator </w:t>
      </w:r>
      <w:r w:rsidRPr="00B10293">
        <w:t>1.20 NEW Establish a process to identify all campus-affiliated social media accounts and</w:t>
      </w:r>
      <w:r>
        <w:t xml:space="preserve"> </w:t>
      </w:r>
      <w:r w:rsidRPr="00B10293">
        <w:t>assess the accessibility of their shared content in alignment with recognized standards.</w:t>
      </w:r>
    </w:p>
    <w:p w14:paraId="39E0061D" w14:textId="77777777" w:rsidR="00B10293" w:rsidRDefault="00B10293" w:rsidP="002F6E95">
      <w:pPr>
        <w:pStyle w:val="Heading5"/>
      </w:pPr>
      <w:r>
        <w:t>Purpose</w:t>
      </w:r>
    </w:p>
    <w:p w14:paraId="2E7755FF" w14:textId="110BDBC0" w:rsidR="00524919" w:rsidRPr="00524919" w:rsidRDefault="00524919" w:rsidP="00524919">
      <w:r w:rsidRPr="00524919">
        <w:t>The purpose of this success indicator is to ensure the institution</w:t>
      </w:r>
      <w:r w:rsidR="00221FA3">
        <w:t xml:space="preserve"> is meeting the ADA Title II requirement that all institution affiliated Social Media fundamentally meet WCAG 2.1 level AA.</w:t>
      </w:r>
    </w:p>
    <w:p w14:paraId="62576338" w14:textId="77777777" w:rsidR="00B10293" w:rsidRDefault="00B10293" w:rsidP="002F6E95">
      <w:pPr>
        <w:pStyle w:val="Heading5"/>
      </w:pPr>
      <w:r>
        <w:t>Examples of Evidence</w:t>
      </w:r>
    </w:p>
    <w:p w14:paraId="3F2DB3EC" w14:textId="77777777" w:rsidR="00524919" w:rsidRPr="00524919" w:rsidRDefault="00524919" w:rsidP="00524919">
      <w:r w:rsidRPr="00524919">
        <w:t>Evidence that this process exists and is being carried out could include:</w:t>
      </w:r>
    </w:p>
    <w:p w14:paraId="575C3C40" w14:textId="77777777" w:rsidR="00524919" w:rsidRPr="00524919" w:rsidRDefault="00524919">
      <w:pPr>
        <w:numPr>
          <w:ilvl w:val="0"/>
          <w:numId w:val="44"/>
        </w:numPr>
      </w:pPr>
      <w:r w:rsidRPr="00524919">
        <w:rPr>
          <w:b/>
          <w:bCs/>
        </w:rPr>
        <w:t>An inventory or registry</w:t>
      </w:r>
      <w:r w:rsidRPr="00524919">
        <w:t xml:space="preserve"> of official campus-affiliated social media accounts.</w:t>
      </w:r>
    </w:p>
    <w:p w14:paraId="08804316" w14:textId="77777777" w:rsidR="00524919" w:rsidRPr="00524919" w:rsidRDefault="00524919">
      <w:pPr>
        <w:numPr>
          <w:ilvl w:val="0"/>
          <w:numId w:val="44"/>
        </w:numPr>
      </w:pPr>
      <w:r w:rsidRPr="00524919">
        <w:rPr>
          <w:b/>
          <w:bCs/>
        </w:rPr>
        <w:t>Policies or guidelines</w:t>
      </w:r>
      <w:r w:rsidRPr="00524919">
        <w:t xml:space="preserve"> requiring new accounts to be registered centrally.</w:t>
      </w:r>
    </w:p>
    <w:p w14:paraId="3B9A62AF" w14:textId="1DF4F167" w:rsidR="00524919" w:rsidRPr="00524919" w:rsidRDefault="00524919">
      <w:pPr>
        <w:numPr>
          <w:ilvl w:val="0"/>
          <w:numId w:val="44"/>
        </w:numPr>
      </w:pPr>
      <w:r w:rsidRPr="00524919">
        <w:rPr>
          <w:b/>
          <w:bCs/>
        </w:rPr>
        <w:t>Accessibility checklists</w:t>
      </w:r>
      <w:r w:rsidRPr="00524919">
        <w:t xml:space="preserve"> for social media content (e.g., use of alt text, captions, hashtags, contrast</w:t>
      </w:r>
      <w:r w:rsidR="00221FA3">
        <w:t>, effective communication</w:t>
      </w:r>
      <w:r w:rsidRPr="00524919">
        <w:t>).</w:t>
      </w:r>
    </w:p>
    <w:p w14:paraId="2CC89630" w14:textId="77777777" w:rsidR="00524919" w:rsidRPr="00524919" w:rsidRDefault="00524919">
      <w:pPr>
        <w:numPr>
          <w:ilvl w:val="0"/>
          <w:numId w:val="44"/>
        </w:numPr>
      </w:pPr>
      <w:r w:rsidRPr="00524919">
        <w:rPr>
          <w:b/>
          <w:bCs/>
        </w:rPr>
        <w:t>Training materials or workshops</w:t>
      </w:r>
      <w:r w:rsidRPr="00524919">
        <w:t xml:space="preserve"> for social media managers.</w:t>
      </w:r>
    </w:p>
    <w:p w14:paraId="26367546" w14:textId="77777777" w:rsidR="00524919" w:rsidRPr="00524919" w:rsidRDefault="00524919">
      <w:pPr>
        <w:numPr>
          <w:ilvl w:val="0"/>
          <w:numId w:val="44"/>
        </w:numPr>
      </w:pPr>
      <w:r w:rsidRPr="00524919">
        <w:rPr>
          <w:b/>
          <w:bCs/>
        </w:rPr>
        <w:t>Sample audit reports</w:t>
      </w:r>
      <w:r w:rsidRPr="00524919">
        <w:t xml:space="preserve"> documenting accessibility findings on posts or campaigns.</w:t>
      </w:r>
    </w:p>
    <w:p w14:paraId="123DBCFF" w14:textId="77777777" w:rsidR="00524919" w:rsidRPr="00524919" w:rsidRDefault="00524919">
      <w:pPr>
        <w:numPr>
          <w:ilvl w:val="0"/>
          <w:numId w:val="44"/>
        </w:numPr>
      </w:pPr>
      <w:r w:rsidRPr="00524919">
        <w:rPr>
          <w:b/>
          <w:bCs/>
        </w:rPr>
        <w:t>Documentation of outreach</w:t>
      </w:r>
      <w:r w:rsidRPr="00524919">
        <w:t xml:space="preserve"> to account owners with accessibility recommendations.</w:t>
      </w:r>
    </w:p>
    <w:p w14:paraId="65884FD0" w14:textId="77777777" w:rsidR="00524919" w:rsidRPr="00524919" w:rsidRDefault="00524919">
      <w:pPr>
        <w:numPr>
          <w:ilvl w:val="0"/>
          <w:numId w:val="44"/>
        </w:numPr>
      </w:pPr>
      <w:r w:rsidRPr="00524919">
        <w:rPr>
          <w:b/>
          <w:bCs/>
        </w:rPr>
        <w:t>Workflows or checklists</w:t>
      </w:r>
      <w:r w:rsidRPr="00524919">
        <w:t xml:space="preserve"> built into posting processes (e.g., reminders for alt text and captions).</w:t>
      </w:r>
    </w:p>
    <w:p w14:paraId="77F96840" w14:textId="77777777" w:rsidR="00524919" w:rsidRPr="00524919" w:rsidRDefault="00524919" w:rsidP="00524919"/>
    <w:p w14:paraId="4D864FA2" w14:textId="77777777" w:rsidR="00B10293" w:rsidRDefault="00B10293" w:rsidP="002F6E95">
      <w:pPr>
        <w:pStyle w:val="Heading5"/>
      </w:pPr>
      <w:r>
        <w:t>Example of Established Level</w:t>
      </w:r>
    </w:p>
    <w:p w14:paraId="19328400" w14:textId="77777777" w:rsidR="00524919" w:rsidRPr="00524919" w:rsidRDefault="00524919" w:rsidP="00524919">
      <w:r w:rsidRPr="00524919">
        <w:t xml:space="preserve">At the </w:t>
      </w:r>
      <w:r w:rsidRPr="00524919">
        <w:rPr>
          <w:i/>
          <w:iCs/>
        </w:rPr>
        <w:t>Established</w:t>
      </w:r>
      <w:r w:rsidRPr="00524919">
        <w:t xml:space="preserve"> level, the university has moved beyond ad hoc awareness and has a </w:t>
      </w:r>
      <w:r w:rsidRPr="00524919">
        <w:rPr>
          <w:b/>
          <w:bCs/>
        </w:rPr>
        <w:t>documented, consistent practice</w:t>
      </w:r>
      <w:r w:rsidRPr="00524919">
        <w:t>:</w:t>
      </w:r>
    </w:p>
    <w:p w14:paraId="41FEBC15" w14:textId="13EDE23E" w:rsidR="00524919" w:rsidRPr="00524919" w:rsidRDefault="00524919">
      <w:pPr>
        <w:numPr>
          <w:ilvl w:val="0"/>
          <w:numId w:val="45"/>
        </w:numPr>
      </w:pPr>
      <w:r w:rsidRPr="00524919">
        <w:rPr>
          <w:b/>
          <w:bCs/>
        </w:rPr>
        <w:t>Position Descriptions</w:t>
      </w:r>
      <w:r w:rsidRPr="00524919">
        <w:t>: A central communications or accessibility office is tasked with maintaining the account inventory.</w:t>
      </w:r>
      <w:r w:rsidR="00745A71">
        <w:t xml:space="preserve"> Trained staff are tasked with manual reviews of social media accounts.</w:t>
      </w:r>
    </w:p>
    <w:p w14:paraId="6482586E" w14:textId="77777777" w:rsidR="00524919" w:rsidRPr="00524919" w:rsidRDefault="00524919">
      <w:pPr>
        <w:numPr>
          <w:ilvl w:val="0"/>
          <w:numId w:val="45"/>
        </w:numPr>
      </w:pPr>
      <w:r w:rsidRPr="00524919">
        <w:rPr>
          <w:b/>
          <w:bCs/>
        </w:rPr>
        <w:t>Budget</w:t>
      </w:r>
      <w:r w:rsidRPr="00524919">
        <w:t>: Resources exist for training, accessibility tools (e.g., captioning services, image description support), and audit support.</w:t>
      </w:r>
    </w:p>
    <w:p w14:paraId="778755E4" w14:textId="77777777" w:rsidR="00524919" w:rsidRPr="00524919" w:rsidRDefault="00524919">
      <w:pPr>
        <w:numPr>
          <w:ilvl w:val="0"/>
          <w:numId w:val="45"/>
        </w:numPr>
      </w:pPr>
      <w:r w:rsidRPr="00524919">
        <w:rPr>
          <w:b/>
          <w:bCs/>
        </w:rPr>
        <w:t>Process</w:t>
      </w:r>
      <w:r w:rsidRPr="00524919">
        <w:t>: Documented procedures outline how accounts are identified, registered, and periodically assessed for content accessibility. Account owners are expected to comply with accessibility posting guidelines.</w:t>
      </w:r>
    </w:p>
    <w:p w14:paraId="1DF6F52E" w14:textId="77777777" w:rsidR="00524919" w:rsidRPr="00524919" w:rsidRDefault="00524919">
      <w:pPr>
        <w:numPr>
          <w:ilvl w:val="0"/>
          <w:numId w:val="45"/>
        </w:numPr>
      </w:pPr>
      <w:r w:rsidRPr="00524919">
        <w:rPr>
          <w:b/>
          <w:bCs/>
        </w:rPr>
        <w:t>Output</w:t>
      </w:r>
      <w:r w:rsidRPr="00524919">
        <w:t>: A current, centralized list of social media accounts exists, and reports from periodic content accessibility reviews are logged.</w:t>
      </w:r>
    </w:p>
    <w:p w14:paraId="72BF7571" w14:textId="77777777" w:rsidR="00524919" w:rsidRPr="00524919" w:rsidRDefault="00524919" w:rsidP="00524919"/>
    <w:p w14:paraId="34A9D018" w14:textId="77777777" w:rsidR="00B10293" w:rsidRDefault="00B10293">
      <w:r>
        <w:br w:type="page"/>
      </w:r>
    </w:p>
    <w:p w14:paraId="1892125B" w14:textId="4FFE9FE7" w:rsidR="00B10293" w:rsidRDefault="00B10293" w:rsidP="002F6E95">
      <w:pPr>
        <w:pStyle w:val="Heading4"/>
      </w:pPr>
      <w:r>
        <w:lastRenderedPageBreak/>
        <w:t xml:space="preserve">Success Indicator </w:t>
      </w:r>
      <w:r w:rsidRPr="00B10293">
        <w:t>1.21 NEW Develop a process to implement and regularly review accessibility statements</w:t>
      </w:r>
      <w:r>
        <w:t xml:space="preserve"> </w:t>
      </w:r>
      <w:r w:rsidRPr="00B10293">
        <w:t>in alignment with CSU Chancellor’s Office guidance, ensuring statements are clearly</w:t>
      </w:r>
      <w:r>
        <w:t xml:space="preserve"> </w:t>
      </w:r>
      <w:r w:rsidRPr="00B10293">
        <w:t>posted on all campus-affiliated websites, applications, and digital platforms</w:t>
      </w:r>
    </w:p>
    <w:p w14:paraId="36D6E328" w14:textId="77777777" w:rsidR="00B10293" w:rsidRDefault="00B10293" w:rsidP="002F6E95">
      <w:pPr>
        <w:pStyle w:val="Heading5"/>
      </w:pPr>
      <w:r>
        <w:t>Purpose</w:t>
      </w:r>
    </w:p>
    <w:p w14:paraId="121FE905" w14:textId="6A7F4DF6" w:rsidR="00524919" w:rsidRPr="00524919" w:rsidRDefault="00524919" w:rsidP="00524919">
      <w:r>
        <w:t>The purpose of this success indicator is to</w:t>
      </w:r>
      <w:r w:rsidR="00745A71">
        <w:t xml:space="preserve"> periodically review accessibility statements and effective communication documents and follow current recommendations and guidance by the CSU Chancellor’s Office</w:t>
      </w:r>
    </w:p>
    <w:p w14:paraId="1AFA206A" w14:textId="245BA9DD" w:rsidR="00524919" w:rsidRPr="00524919" w:rsidRDefault="00524919" w:rsidP="408F97D3">
      <w:pPr>
        <w:spacing w:line="259" w:lineRule="auto"/>
      </w:pPr>
    </w:p>
    <w:p w14:paraId="6CD554EA" w14:textId="77777777" w:rsidR="00B10293" w:rsidRDefault="00B10293" w:rsidP="002F6E95">
      <w:pPr>
        <w:pStyle w:val="Heading5"/>
      </w:pPr>
      <w:r>
        <w:t>Examples of Evidence</w:t>
      </w:r>
    </w:p>
    <w:p w14:paraId="3D4B643A" w14:textId="77777777" w:rsidR="00524919" w:rsidRPr="00524919" w:rsidRDefault="00524919" w:rsidP="00524919">
      <w:r w:rsidRPr="00524919">
        <w:t>Evidence that this process is in place and working could include:</w:t>
      </w:r>
    </w:p>
    <w:p w14:paraId="1050D1F3" w14:textId="77777777" w:rsidR="00524919" w:rsidRPr="00524919" w:rsidRDefault="00524919">
      <w:pPr>
        <w:numPr>
          <w:ilvl w:val="0"/>
          <w:numId w:val="46"/>
        </w:numPr>
      </w:pPr>
      <w:r w:rsidRPr="00524919">
        <w:rPr>
          <w:b/>
          <w:bCs/>
        </w:rPr>
        <w:t>Accessibility statement templates</w:t>
      </w:r>
      <w:r w:rsidRPr="00524919">
        <w:t xml:space="preserve"> based on CSU guidance.</w:t>
      </w:r>
    </w:p>
    <w:p w14:paraId="079318B2" w14:textId="77777777" w:rsidR="00524919" w:rsidRPr="00524919" w:rsidRDefault="00524919">
      <w:pPr>
        <w:numPr>
          <w:ilvl w:val="0"/>
          <w:numId w:val="46"/>
        </w:numPr>
      </w:pPr>
      <w:r w:rsidRPr="00524919">
        <w:rPr>
          <w:b/>
          <w:bCs/>
        </w:rPr>
        <w:t>Policy or procedure documents</w:t>
      </w:r>
      <w:r w:rsidRPr="00524919">
        <w:t xml:space="preserve"> requiring statements on all websites, apps, and platforms.</w:t>
      </w:r>
    </w:p>
    <w:p w14:paraId="312707BB" w14:textId="77777777" w:rsidR="00524919" w:rsidRPr="00524919" w:rsidRDefault="00524919">
      <w:pPr>
        <w:numPr>
          <w:ilvl w:val="0"/>
          <w:numId w:val="46"/>
        </w:numPr>
      </w:pPr>
      <w:r w:rsidRPr="00524919">
        <w:rPr>
          <w:b/>
          <w:bCs/>
        </w:rPr>
        <w:t>Centralized repository</w:t>
      </w:r>
      <w:r w:rsidRPr="00524919">
        <w:t xml:space="preserve"> or inventory confirming which sites/platforms have statements posted.</w:t>
      </w:r>
    </w:p>
    <w:p w14:paraId="41606B13" w14:textId="77777777" w:rsidR="00524919" w:rsidRPr="00524919" w:rsidRDefault="00524919">
      <w:pPr>
        <w:numPr>
          <w:ilvl w:val="0"/>
          <w:numId w:val="46"/>
        </w:numPr>
      </w:pPr>
      <w:r w:rsidRPr="00524919">
        <w:rPr>
          <w:b/>
          <w:bCs/>
        </w:rPr>
        <w:t>Screenshots or URLs</w:t>
      </w:r>
      <w:r w:rsidRPr="00524919">
        <w:t xml:space="preserve"> showing statements visibly placed on digital properties.</w:t>
      </w:r>
    </w:p>
    <w:p w14:paraId="2AF87F16" w14:textId="77777777" w:rsidR="00524919" w:rsidRPr="00524919" w:rsidRDefault="00524919">
      <w:pPr>
        <w:numPr>
          <w:ilvl w:val="0"/>
          <w:numId w:val="46"/>
        </w:numPr>
      </w:pPr>
      <w:r w:rsidRPr="00524919">
        <w:rPr>
          <w:b/>
          <w:bCs/>
        </w:rPr>
        <w:t>Communications to web administrators</w:t>
      </w:r>
      <w:r w:rsidRPr="00524919">
        <w:t xml:space="preserve"> with instructions for posting and maintaining statements.</w:t>
      </w:r>
    </w:p>
    <w:p w14:paraId="1A3037E6" w14:textId="77777777" w:rsidR="00524919" w:rsidRPr="00524919" w:rsidRDefault="00524919">
      <w:pPr>
        <w:numPr>
          <w:ilvl w:val="0"/>
          <w:numId w:val="46"/>
        </w:numPr>
      </w:pPr>
      <w:r w:rsidRPr="00524919">
        <w:rPr>
          <w:b/>
          <w:bCs/>
        </w:rPr>
        <w:t>Review schedules/logs</w:t>
      </w:r>
      <w:r w:rsidRPr="00524919">
        <w:t xml:space="preserve"> documenting periodic checks for accuracy and compliance.</w:t>
      </w:r>
    </w:p>
    <w:p w14:paraId="46DD4247" w14:textId="77777777" w:rsidR="00524919" w:rsidRPr="00524919" w:rsidRDefault="00524919">
      <w:pPr>
        <w:numPr>
          <w:ilvl w:val="0"/>
          <w:numId w:val="46"/>
        </w:numPr>
      </w:pPr>
      <w:r w:rsidRPr="00524919">
        <w:rPr>
          <w:b/>
          <w:bCs/>
        </w:rPr>
        <w:t>Help desk or feedback records</w:t>
      </w:r>
      <w:r w:rsidRPr="00524919">
        <w:t xml:space="preserve"> showing user reports submitted via posted statements.</w:t>
      </w:r>
    </w:p>
    <w:p w14:paraId="534EDCEF" w14:textId="77777777" w:rsidR="00524919" w:rsidRPr="00524919" w:rsidRDefault="00524919" w:rsidP="00524919"/>
    <w:p w14:paraId="4F27779D" w14:textId="77777777" w:rsidR="00B10293" w:rsidRDefault="00B10293" w:rsidP="002F6E95">
      <w:pPr>
        <w:pStyle w:val="Heading5"/>
      </w:pPr>
      <w:r>
        <w:t>Example of Established Level</w:t>
      </w:r>
    </w:p>
    <w:p w14:paraId="11571FC6" w14:textId="77777777" w:rsidR="00524919" w:rsidRPr="00524919" w:rsidRDefault="00524919" w:rsidP="00524919">
      <w:r w:rsidRPr="00524919">
        <w:t xml:space="preserve">At the </w:t>
      </w:r>
      <w:r w:rsidRPr="00524919">
        <w:rPr>
          <w:i/>
          <w:iCs/>
        </w:rPr>
        <w:t>Established</w:t>
      </w:r>
      <w:r w:rsidRPr="00524919">
        <w:t xml:space="preserve"> level, the institution has moved beyond one-off efforts and maintains a </w:t>
      </w:r>
      <w:r w:rsidRPr="00524919">
        <w:rPr>
          <w:b/>
          <w:bCs/>
        </w:rPr>
        <w:t>standardized, enforced practice</w:t>
      </w:r>
      <w:r w:rsidRPr="00524919">
        <w:t>:</w:t>
      </w:r>
    </w:p>
    <w:p w14:paraId="566ABA4E" w14:textId="13AFA76F" w:rsidR="00524919" w:rsidRPr="00524919" w:rsidRDefault="00524919">
      <w:pPr>
        <w:numPr>
          <w:ilvl w:val="0"/>
          <w:numId w:val="47"/>
        </w:numPr>
      </w:pPr>
      <w:r w:rsidRPr="00524919">
        <w:rPr>
          <w:b/>
          <w:bCs/>
        </w:rPr>
        <w:t>Position Descriptions &amp; Responsibility</w:t>
      </w:r>
      <w:r w:rsidRPr="00524919">
        <w:t>: Responsibility for accessibility statement</w:t>
      </w:r>
      <w:r w:rsidR="00745A71">
        <w:t xml:space="preserve"> review</w:t>
      </w:r>
      <w:r w:rsidRPr="00524919">
        <w:t xml:space="preserve"> is assigned (e.g., accessibility office or central IT communications team).</w:t>
      </w:r>
    </w:p>
    <w:p w14:paraId="577A3832" w14:textId="77777777" w:rsidR="00524919" w:rsidRPr="00524919" w:rsidRDefault="00524919">
      <w:pPr>
        <w:numPr>
          <w:ilvl w:val="0"/>
          <w:numId w:val="47"/>
        </w:numPr>
      </w:pPr>
      <w:r w:rsidRPr="00524919">
        <w:rPr>
          <w:b/>
          <w:bCs/>
        </w:rPr>
        <w:t>Budget</w:t>
      </w:r>
      <w:r w:rsidRPr="00524919">
        <w:t>: Resources allocated for staff time, compliance reviews, and technical support for statement updates.</w:t>
      </w:r>
    </w:p>
    <w:p w14:paraId="06CACBA8" w14:textId="77777777" w:rsidR="00524919" w:rsidRPr="00524919" w:rsidRDefault="00524919">
      <w:pPr>
        <w:numPr>
          <w:ilvl w:val="0"/>
          <w:numId w:val="47"/>
        </w:numPr>
      </w:pPr>
      <w:r w:rsidRPr="00524919">
        <w:rPr>
          <w:b/>
          <w:bCs/>
        </w:rPr>
        <w:t>Process</w:t>
      </w:r>
      <w:r w:rsidRPr="00524919">
        <w:t>: Documented procedures define where statements must appear, who maintains them, and how they are reviewed (e.g., annually or bi-annually).</w:t>
      </w:r>
    </w:p>
    <w:p w14:paraId="2CF39851" w14:textId="77777777" w:rsidR="00524919" w:rsidRPr="00524919" w:rsidRDefault="00524919">
      <w:pPr>
        <w:numPr>
          <w:ilvl w:val="0"/>
          <w:numId w:val="47"/>
        </w:numPr>
      </w:pPr>
      <w:r w:rsidRPr="00524919">
        <w:rPr>
          <w:b/>
          <w:bCs/>
        </w:rPr>
        <w:t>Output</w:t>
      </w:r>
      <w:r w:rsidRPr="00524919">
        <w:t>: All campus-affiliated websites, apps, and platforms have an accessibility statement posted that aligns with CSU Chancellor’s Office guidance.</w:t>
      </w:r>
    </w:p>
    <w:p w14:paraId="1964471D" w14:textId="77777777" w:rsidR="00524919" w:rsidRPr="00524919" w:rsidRDefault="00524919" w:rsidP="00524919"/>
    <w:p w14:paraId="38249D60" w14:textId="77777777" w:rsidR="00B10293" w:rsidRDefault="00B10293">
      <w:r>
        <w:br w:type="page"/>
      </w:r>
    </w:p>
    <w:p w14:paraId="000896C2" w14:textId="09CFEB39" w:rsidR="00B10293" w:rsidRDefault="00B10293" w:rsidP="00B10293">
      <w:pPr>
        <w:pStyle w:val="Heading3"/>
      </w:pPr>
      <w:bookmarkStart w:id="12" w:name="_Toc225336581"/>
      <w:r>
        <w:lastRenderedPageBreak/>
        <w:t xml:space="preserve">Web Goal 2: </w:t>
      </w:r>
      <w:r w:rsidRPr="00972300">
        <w:t>New Website/Web Application and Digital Content Design and Development Process</w:t>
      </w:r>
      <w:bookmarkEnd w:id="12"/>
    </w:p>
    <w:p w14:paraId="0064DDBE" w14:textId="0D7E14CB" w:rsidR="00B10293" w:rsidRDefault="00B10293" w:rsidP="002F6E95">
      <w:pPr>
        <w:pStyle w:val="Heading4"/>
      </w:pPr>
      <w:r>
        <w:t xml:space="preserve">Success Indicator </w:t>
      </w:r>
      <w:r w:rsidRPr="00B10293">
        <w:t>2.1 Develop a process to ensure that accessibility is integrated at all stages of the website/application and mobile development lifecycle, including requirements-gathering, design, development, testing, and deployment, to meet Section 508 and WCAG standards</w:t>
      </w:r>
    </w:p>
    <w:p w14:paraId="389B7E57" w14:textId="77777777" w:rsidR="00B10293" w:rsidRDefault="00B10293" w:rsidP="002F6E95">
      <w:pPr>
        <w:pStyle w:val="Heading5"/>
      </w:pPr>
      <w:r>
        <w:t>Purpose</w:t>
      </w:r>
    </w:p>
    <w:p w14:paraId="31FD5BFB" w14:textId="34554FF2" w:rsidR="00B24B78" w:rsidRDefault="00B24B78" w:rsidP="00B24B78">
      <w:r>
        <w:t>Ensure accessibility is considered by internal developers — not added retroactively.</w:t>
      </w:r>
    </w:p>
    <w:p w14:paraId="2956E37A" w14:textId="5FBE86B2" w:rsidR="00B24B78" w:rsidRDefault="00B24B78" w:rsidP="00B24B78">
      <w:r>
        <w:t>This applies to campus-developed or campus-directed web and mobile applications, including coding, configuration, and technical implementation.</w:t>
      </w:r>
    </w:p>
    <w:p w14:paraId="2851EE9A" w14:textId="77777777" w:rsidR="00B24B78" w:rsidRPr="00B24B78" w:rsidRDefault="00B24B78" w:rsidP="00B24B78"/>
    <w:p w14:paraId="404AB1EA" w14:textId="77777777" w:rsidR="00B10293" w:rsidRDefault="00B10293" w:rsidP="002F6E95">
      <w:pPr>
        <w:pStyle w:val="Heading5"/>
      </w:pPr>
      <w:r>
        <w:t>Examples of Evidence</w:t>
      </w:r>
    </w:p>
    <w:p w14:paraId="45571151" w14:textId="77777777" w:rsidR="00B24B78" w:rsidRDefault="00B24B78">
      <w:pPr>
        <w:pStyle w:val="ListParagraph"/>
        <w:numPr>
          <w:ilvl w:val="0"/>
          <w:numId w:val="83"/>
        </w:numPr>
      </w:pPr>
      <w:r>
        <w:t>Documented SDLC that includes accessibility checkpoints</w:t>
      </w:r>
    </w:p>
    <w:p w14:paraId="0E1001FE" w14:textId="77777777" w:rsidR="00B24B78" w:rsidRDefault="00B24B78">
      <w:pPr>
        <w:pStyle w:val="ListParagraph"/>
        <w:numPr>
          <w:ilvl w:val="0"/>
          <w:numId w:val="83"/>
        </w:numPr>
      </w:pPr>
      <w:r>
        <w:t>Accessibility requirements in project intake forms</w:t>
      </w:r>
    </w:p>
    <w:p w14:paraId="233B707F" w14:textId="77777777" w:rsidR="00B24B78" w:rsidRDefault="00B24B78">
      <w:pPr>
        <w:pStyle w:val="ListParagraph"/>
        <w:numPr>
          <w:ilvl w:val="0"/>
          <w:numId w:val="83"/>
        </w:numPr>
      </w:pPr>
      <w:r>
        <w:t>Coding standards referencing WCAG</w:t>
      </w:r>
    </w:p>
    <w:p w14:paraId="4A8B2C62" w14:textId="77777777" w:rsidR="00B24B78" w:rsidRDefault="00B24B78">
      <w:pPr>
        <w:pStyle w:val="ListParagraph"/>
        <w:numPr>
          <w:ilvl w:val="0"/>
          <w:numId w:val="83"/>
        </w:numPr>
      </w:pPr>
      <w:r>
        <w:t>Accessibility defects tracked in ticketing systems</w:t>
      </w:r>
    </w:p>
    <w:p w14:paraId="2538F198" w14:textId="77777777" w:rsidR="00B24B78" w:rsidRDefault="00B24B78">
      <w:pPr>
        <w:pStyle w:val="ListParagraph"/>
        <w:numPr>
          <w:ilvl w:val="0"/>
          <w:numId w:val="83"/>
        </w:numPr>
      </w:pPr>
      <w:r>
        <w:t>QA sign-off includes accessibility verification</w:t>
      </w:r>
    </w:p>
    <w:p w14:paraId="45B21AEB" w14:textId="52D96F02" w:rsidR="00B24B78" w:rsidRPr="00B24B78" w:rsidRDefault="00B24B78">
      <w:pPr>
        <w:pStyle w:val="ListParagraph"/>
        <w:numPr>
          <w:ilvl w:val="0"/>
          <w:numId w:val="83"/>
        </w:numPr>
      </w:pPr>
      <w:r>
        <w:t>Vendor development contracts reference Section 508/WCAG</w:t>
      </w:r>
    </w:p>
    <w:p w14:paraId="0C982BDD" w14:textId="77777777" w:rsidR="00B10293" w:rsidRDefault="00B10293" w:rsidP="002F6E95">
      <w:pPr>
        <w:pStyle w:val="Heading5"/>
      </w:pPr>
      <w:r>
        <w:t>Example of Established Level</w:t>
      </w:r>
    </w:p>
    <w:p w14:paraId="2DFA2F66" w14:textId="28263DE1" w:rsidR="00E54471" w:rsidRDefault="00E54471" w:rsidP="00E54471">
      <w:r w:rsidRPr="00987F22">
        <w:rPr>
          <w:b/>
          <w:bCs/>
        </w:rPr>
        <w:t>Position Descriptions:</w:t>
      </w:r>
      <w:r>
        <w:t xml:space="preserve"> </w:t>
      </w:r>
      <w:r w:rsidRPr="00E54471">
        <w:t xml:space="preserve">Accessibility responsibilities are identified </w:t>
      </w:r>
      <w:r>
        <w:t>in developer and technical lead position descriptions</w:t>
      </w:r>
      <w:r w:rsidRPr="00E54471">
        <w:t>.</w:t>
      </w:r>
    </w:p>
    <w:p w14:paraId="2832767C" w14:textId="0952FE26" w:rsidR="00E54471" w:rsidRDefault="00E54471" w:rsidP="00E54471">
      <w:r w:rsidRPr="00987F22">
        <w:rPr>
          <w:b/>
          <w:bCs/>
        </w:rPr>
        <w:t>Budget:</w:t>
      </w:r>
      <w:r>
        <w:t xml:space="preserve"> Budget allocated for continuing education including Accessibility </w:t>
      </w:r>
      <w:r w:rsidR="00987F22">
        <w:t>SMEs</w:t>
      </w:r>
      <w:r>
        <w:t xml:space="preserve"> and </w:t>
      </w:r>
      <w:r w:rsidR="00987F22">
        <w:t>developers.</w:t>
      </w:r>
    </w:p>
    <w:p w14:paraId="465110DF" w14:textId="5D686E77" w:rsidR="00987F22" w:rsidRPr="00987F22" w:rsidRDefault="00987F22" w:rsidP="00987F22">
      <w:r w:rsidRPr="00987F22">
        <w:rPr>
          <w:b/>
          <w:bCs/>
        </w:rPr>
        <w:t>Process:</w:t>
      </w:r>
      <w:r>
        <w:rPr>
          <w:b/>
          <w:bCs/>
        </w:rPr>
        <w:t xml:space="preserve"> </w:t>
      </w:r>
      <w:r w:rsidRPr="00987F22">
        <w:t>A complete, documented development process includes required accessibility checkpoints.</w:t>
      </w:r>
      <w:r>
        <w:t xml:space="preserve"> </w:t>
      </w:r>
      <w:r w:rsidRPr="00987F22">
        <w:t>Accessibility validation is a standard, formal release requirement.</w:t>
      </w:r>
      <w:r>
        <w:t xml:space="preserve"> </w:t>
      </w:r>
    </w:p>
    <w:p w14:paraId="0A62AC57" w14:textId="072F3028" w:rsidR="00987F22" w:rsidRPr="00987F22" w:rsidRDefault="00987F22" w:rsidP="00987F22">
      <w:r w:rsidRPr="00987F22">
        <w:rPr>
          <w:b/>
          <w:bCs/>
        </w:rPr>
        <w:t>Output:</w:t>
      </w:r>
      <w:r>
        <w:rPr>
          <w:b/>
          <w:bCs/>
        </w:rPr>
        <w:t xml:space="preserve"> </w:t>
      </w:r>
      <w:r w:rsidRPr="00987F22">
        <w:t>Accessibility defects are tracked and remediated before production.</w:t>
      </w:r>
      <w:r>
        <w:t xml:space="preserve"> </w:t>
      </w:r>
    </w:p>
    <w:p w14:paraId="44D76632" w14:textId="067A48AC" w:rsidR="00B10293" w:rsidRPr="00987F22" w:rsidRDefault="00B10293">
      <w:pPr>
        <w:rPr>
          <w:b/>
          <w:bCs/>
        </w:rPr>
      </w:pPr>
      <w:r w:rsidRPr="00987F22">
        <w:rPr>
          <w:b/>
          <w:bCs/>
        </w:rPr>
        <w:br w:type="page"/>
      </w:r>
    </w:p>
    <w:p w14:paraId="2675B20D" w14:textId="6E4AFC62" w:rsidR="00B10293" w:rsidRDefault="00B10293" w:rsidP="002F6E95">
      <w:pPr>
        <w:pStyle w:val="Heading4"/>
      </w:pPr>
      <w:r>
        <w:lastRenderedPageBreak/>
        <w:t xml:space="preserve">Success Indicator </w:t>
      </w:r>
      <w:r w:rsidRPr="00B10293">
        <w:t>2.10 NEW Establish a process for content editors to request an accessibility review of new web content, electronic documents, audio/video materials, and social media posts prior to publication, ensuring compliance with WCAG 2.1 AA standards.</w:t>
      </w:r>
    </w:p>
    <w:p w14:paraId="0C3C725F" w14:textId="77777777" w:rsidR="00B10293" w:rsidRDefault="00B10293" w:rsidP="002F6E95">
      <w:pPr>
        <w:pStyle w:val="Heading5"/>
      </w:pPr>
      <w:r>
        <w:t>Purpose</w:t>
      </w:r>
    </w:p>
    <w:p w14:paraId="4D62FC14" w14:textId="6CD53FC5" w:rsidR="00875A5A" w:rsidRPr="00875A5A" w:rsidRDefault="00875A5A" w:rsidP="00875A5A">
      <w:r w:rsidRPr="00875A5A">
        <w:t xml:space="preserve">Ensure that accessibility issues are identified </w:t>
      </w:r>
      <w:r w:rsidRPr="00875A5A">
        <w:rPr>
          <w:b/>
          <w:bCs/>
        </w:rPr>
        <w:t>before publication</w:t>
      </w:r>
      <w:r w:rsidRPr="00875A5A">
        <w:t>, reducing remediation workload, legal risk, and user barriers.</w:t>
      </w:r>
      <w:r>
        <w:t xml:space="preserve"> </w:t>
      </w:r>
      <w:r w:rsidRPr="00875A5A">
        <w:t xml:space="preserve">The goal is to move accessibility review from reactive remediation to a </w:t>
      </w:r>
      <w:r w:rsidRPr="00875A5A">
        <w:rPr>
          <w:b/>
          <w:bCs/>
        </w:rPr>
        <w:t>pre-publication quality control step</w:t>
      </w:r>
      <w:r w:rsidRPr="00875A5A">
        <w:t>.</w:t>
      </w:r>
    </w:p>
    <w:p w14:paraId="0A6BA3D4" w14:textId="77777777" w:rsidR="00875A5A" w:rsidRPr="00875A5A" w:rsidRDefault="00875A5A" w:rsidP="00875A5A"/>
    <w:p w14:paraId="05FC4B3B" w14:textId="77777777" w:rsidR="00B10293" w:rsidRDefault="00B10293" w:rsidP="002F6E95">
      <w:pPr>
        <w:pStyle w:val="Heading5"/>
      </w:pPr>
      <w:r>
        <w:t>Examples of Evidence</w:t>
      </w:r>
    </w:p>
    <w:p w14:paraId="191096FF" w14:textId="77777777" w:rsidR="00875A5A" w:rsidRDefault="00875A5A">
      <w:pPr>
        <w:pStyle w:val="ListParagraph"/>
        <w:numPr>
          <w:ilvl w:val="0"/>
          <w:numId w:val="84"/>
        </w:numPr>
      </w:pPr>
      <w:r>
        <w:t>Documented workflow for requesting accessibility review prior to publishing</w:t>
      </w:r>
    </w:p>
    <w:p w14:paraId="618BB827" w14:textId="77777777" w:rsidR="00875A5A" w:rsidRDefault="00875A5A">
      <w:pPr>
        <w:pStyle w:val="ListParagraph"/>
        <w:numPr>
          <w:ilvl w:val="0"/>
          <w:numId w:val="84"/>
        </w:numPr>
      </w:pPr>
      <w:r>
        <w:t>Defined intake form or ticketing process for review requests</w:t>
      </w:r>
    </w:p>
    <w:p w14:paraId="422782D7" w14:textId="77777777" w:rsidR="00875A5A" w:rsidRDefault="00875A5A">
      <w:pPr>
        <w:pStyle w:val="ListParagraph"/>
        <w:numPr>
          <w:ilvl w:val="0"/>
          <w:numId w:val="84"/>
        </w:numPr>
      </w:pPr>
      <w:r>
        <w:t>Published review criteria aligned with WCAG 2.1 AA</w:t>
      </w:r>
    </w:p>
    <w:p w14:paraId="44409E28" w14:textId="77777777" w:rsidR="00875A5A" w:rsidRDefault="00875A5A">
      <w:pPr>
        <w:pStyle w:val="ListParagraph"/>
        <w:numPr>
          <w:ilvl w:val="0"/>
          <w:numId w:val="84"/>
        </w:numPr>
      </w:pPr>
      <w:r>
        <w:t>Service-level expectations (e.g., review turnaround time)</w:t>
      </w:r>
    </w:p>
    <w:p w14:paraId="6A09A3C9" w14:textId="77777777" w:rsidR="00875A5A" w:rsidRDefault="00875A5A">
      <w:pPr>
        <w:pStyle w:val="ListParagraph"/>
        <w:numPr>
          <w:ilvl w:val="0"/>
          <w:numId w:val="84"/>
        </w:numPr>
      </w:pPr>
      <w:r>
        <w:t>Communication to content editors about when review is required</w:t>
      </w:r>
    </w:p>
    <w:p w14:paraId="57C3CE1C" w14:textId="77777777" w:rsidR="00875A5A" w:rsidRDefault="00875A5A">
      <w:pPr>
        <w:pStyle w:val="ListParagraph"/>
        <w:numPr>
          <w:ilvl w:val="0"/>
          <w:numId w:val="84"/>
        </w:numPr>
      </w:pPr>
      <w:r>
        <w:t>Tracking system for submitted and completed reviews</w:t>
      </w:r>
    </w:p>
    <w:p w14:paraId="219A219C" w14:textId="77777777" w:rsidR="00875A5A" w:rsidRDefault="00875A5A">
      <w:pPr>
        <w:pStyle w:val="ListParagraph"/>
        <w:numPr>
          <w:ilvl w:val="0"/>
          <w:numId w:val="84"/>
        </w:numPr>
      </w:pPr>
      <w:r>
        <w:t>Templates or checklists used during review</w:t>
      </w:r>
    </w:p>
    <w:p w14:paraId="2855987A" w14:textId="1F8C1933" w:rsidR="00875A5A" w:rsidRPr="00875A5A" w:rsidRDefault="00875A5A">
      <w:pPr>
        <w:pStyle w:val="ListParagraph"/>
        <w:numPr>
          <w:ilvl w:val="0"/>
          <w:numId w:val="84"/>
        </w:numPr>
      </w:pPr>
      <w:r>
        <w:t>Evidence that high-impact content requires review before release</w:t>
      </w:r>
    </w:p>
    <w:p w14:paraId="3ADECA0F" w14:textId="77777777" w:rsidR="00B10293" w:rsidRDefault="00B10293" w:rsidP="002F6E95">
      <w:pPr>
        <w:pStyle w:val="Heading5"/>
      </w:pPr>
      <w:r>
        <w:t>Example of Established Level</w:t>
      </w:r>
    </w:p>
    <w:p w14:paraId="65ACB75A" w14:textId="33299891" w:rsidR="00FA7CD2" w:rsidRPr="00FA7CD2" w:rsidRDefault="5B82D314">
      <w:pPr>
        <w:pStyle w:val="ListParagraph"/>
        <w:numPr>
          <w:ilvl w:val="0"/>
          <w:numId w:val="85"/>
        </w:numPr>
      </w:pPr>
      <w:r w:rsidRPr="35FB01D3">
        <w:rPr>
          <w:b/>
          <w:bCs/>
        </w:rPr>
        <w:t xml:space="preserve">Position: </w:t>
      </w:r>
      <w:r w:rsidR="68F3DB70">
        <w:t>Responsibility for conducting accessibility reviews is formally assigned and documented in appropriate position descriptions.</w:t>
      </w:r>
    </w:p>
    <w:p w14:paraId="402CC3E9" w14:textId="386DDBA8" w:rsidR="00FA7CD2" w:rsidRPr="00FA7CD2" w:rsidRDefault="33B408C4">
      <w:pPr>
        <w:pStyle w:val="ListParagraph"/>
        <w:numPr>
          <w:ilvl w:val="0"/>
          <w:numId w:val="85"/>
        </w:numPr>
      </w:pPr>
      <w:r w:rsidRPr="35FB01D3">
        <w:rPr>
          <w:b/>
          <w:bCs/>
        </w:rPr>
        <w:t xml:space="preserve">Budget: </w:t>
      </w:r>
      <w:r w:rsidR="68F3DB70">
        <w:t>Dedicated staff time or workload allocation is identified to support ongoing accessibility review requests.</w:t>
      </w:r>
    </w:p>
    <w:p w14:paraId="0071016B" w14:textId="1DD76CE1" w:rsidR="00FA7CD2" w:rsidRPr="00FA7CD2" w:rsidRDefault="7C7E35A3">
      <w:pPr>
        <w:pStyle w:val="ListParagraph"/>
        <w:numPr>
          <w:ilvl w:val="0"/>
          <w:numId w:val="85"/>
        </w:numPr>
      </w:pPr>
      <w:r w:rsidRPr="35FB01D3">
        <w:rPr>
          <w:b/>
          <w:bCs/>
        </w:rPr>
        <w:t xml:space="preserve">Procedures: </w:t>
      </w:r>
      <w:r w:rsidR="68F3DB70">
        <w:t>A complete, documented pre-publication accessibility review process aligned with WCAG 2.1 AA is required and consistently followed.</w:t>
      </w:r>
    </w:p>
    <w:p w14:paraId="3E9E54DC" w14:textId="59F7E0E9" w:rsidR="00FA7CD2" w:rsidRDefault="6009A71E">
      <w:pPr>
        <w:pStyle w:val="ListParagraph"/>
        <w:numPr>
          <w:ilvl w:val="0"/>
          <w:numId w:val="85"/>
        </w:numPr>
      </w:pPr>
      <w:r w:rsidRPr="35FB01D3">
        <w:rPr>
          <w:b/>
          <w:bCs/>
        </w:rPr>
        <w:t xml:space="preserve">Output: </w:t>
      </w:r>
      <w:r w:rsidR="68F3DB70">
        <w:t>Accessibility review is a standard, tracked step prior to publishing high-impact digital content.</w:t>
      </w:r>
    </w:p>
    <w:p w14:paraId="4B61B0AA" w14:textId="229562C2" w:rsidR="00FA7CD2" w:rsidRPr="00FA7CD2" w:rsidRDefault="00FA7CD2" w:rsidP="00FA7CD2">
      <w:r>
        <w:br w:type="page"/>
      </w:r>
    </w:p>
    <w:p w14:paraId="0FFA8110" w14:textId="58A688BF" w:rsidR="00B10293" w:rsidRDefault="00B10293"/>
    <w:p w14:paraId="163D5612" w14:textId="2939DCB0" w:rsidR="00B10293" w:rsidRDefault="00B10293" w:rsidP="00B10293">
      <w:pPr>
        <w:pStyle w:val="Heading3"/>
      </w:pPr>
      <w:bookmarkStart w:id="13" w:name="_Toc225336582"/>
      <w:r>
        <w:t>Web Goal 3: Ongoing Monitoring Process</w:t>
      </w:r>
      <w:bookmarkEnd w:id="13"/>
    </w:p>
    <w:p w14:paraId="4A8A8F19" w14:textId="43C01BB4" w:rsidR="00B10293" w:rsidRDefault="00B10293" w:rsidP="002F6E95">
      <w:pPr>
        <w:pStyle w:val="Heading4"/>
      </w:pPr>
      <w:r>
        <w:t xml:space="preserve">Success Indicator </w:t>
      </w:r>
      <w:r w:rsidRPr="00B10293">
        <w:t>3.2</w:t>
      </w:r>
      <w:r>
        <w:t xml:space="preserve"> </w:t>
      </w:r>
      <w:r w:rsidRPr="00B10293">
        <w:t>Develop a process to verify that any changes made to existing websites, web applications, mobile apps, electronic documents, and audio and video comply with Section 508 accessibility standards.</w:t>
      </w:r>
    </w:p>
    <w:p w14:paraId="40A09A62" w14:textId="77777777" w:rsidR="00B10293" w:rsidRDefault="00B10293" w:rsidP="002F6E95">
      <w:pPr>
        <w:pStyle w:val="Heading5"/>
      </w:pPr>
      <w:r>
        <w:t>Purpose</w:t>
      </w:r>
    </w:p>
    <w:p w14:paraId="6874BD8C" w14:textId="77777777" w:rsidR="001A1399" w:rsidRPr="001A1399" w:rsidRDefault="001A1399" w:rsidP="001A1399">
      <w:r w:rsidRPr="001A1399">
        <w:t>Ensure that accessibility is maintained over time by verifying that updates, edits, patches, redesigns, and content changes do not introduce new accessibility barriers.</w:t>
      </w:r>
    </w:p>
    <w:p w14:paraId="61988CFB" w14:textId="77777777" w:rsidR="001A1399" w:rsidRPr="001A1399" w:rsidRDefault="001A1399" w:rsidP="001A1399">
      <w:r w:rsidRPr="001A1399">
        <w:t>This indicator focuses on change management and ongoing maintenance, ensuring accessibility compliance is preserved after initial development or remediation.</w:t>
      </w:r>
    </w:p>
    <w:p w14:paraId="135CC16A" w14:textId="77777777" w:rsidR="001A1399" w:rsidRPr="001A1399" w:rsidRDefault="001A1399" w:rsidP="001A1399"/>
    <w:p w14:paraId="6C4F7572" w14:textId="77777777" w:rsidR="00B10293" w:rsidRDefault="00B10293" w:rsidP="002F6E95">
      <w:pPr>
        <w:pStyle w:val="Heading5"/>
      </w:pPr>
      <w:r>
        <w:t>Examples of Evidence</w:t>
      </w:r>
    </w:p>
    <w:p w14:paraId="53FDA3D3" w14:textId="77777777" w:rsidR="001A1399" w:rsidRPr="001A1399" w:rsidRDefault="001A1399">
      <w:pPr>
        <w:numPr>
          <w:ilvl w:val="0"/>
          <w:numId w:val="86"/>
        </w:numPr>
      </w:pPr>
      <w:r w:rsidRPr="001A1399">
        <w:t>Documented procedure requiring accessibility verification when digital content or systems are updated</w:t>
      </w:r>
    </w:p>
    <w:p w14:paraId="4482BE7A" w14:textId="77777777" w:rsidR="001A1399" w:rsidRPr="001A1399" w:rsidRDefault="001A1399">
      <w:pPr>
        <w:numPr>
          <w:ilvl w:val="0"/>
          <w:numId w:val="86"/>
        </w:numPr>
      </w:pPr>
      <w:r w:rsidRPr="001A1399">
        <w:t>Accessibility checkpoints embedded in change management workflows</w:t>
      </w:r>
    </w:p>
    <w:p w14:paraId="66D22C94" w14:textId="77777777" w:rsidR="001A1399" w:rsidRPr="001A1399" w:rsidRDefault="001A1399">
      <w:pPr>
        <w:numPr>
          <w:ilvl w:val="0"/>
          <w:numId w:val="86"/>
        </w:numPr>
      </w:pPr>
      <w:r w:rsidRPr="001A1399">
        <w:t>Requirement for accessibility testing prior to publishing updates</w:t>
      </w:r>
    </w:p>
    <w:p w14:paraId="280516F0" w14:textId="77777777" w:rsidR="001A1399" w:rsidRPr="001A1399" w:rsidRDefault="001A1399">
      <w:pPr>
        <w:numPr>
          <w:ilvl w:val="0"/>
          <w:numId w:val="86"/>
        </w:numPr>
      </w:pPr>
      <w:r w:rsidRPr="001A1399">
        <w:t>Defined criteria for what types of changes trigger review</w:t>
      </w:r>
    </w:p>
    <w:p w14:paraId="664DC19D" w14:textId="77777777" w:rsidR="001A1399" w:rsidRPr="001A1399" w:rsidRDefault="001A1399">
      <w:pPr>
        <w:numPr>
          <w:ilvl w:val="0"/>
          <w:numId w:val="86"/>
        </w:numPr>
      </w:pPr>
      <w:r w:rsidRPr="001A1399">
        <w:t>Ticketing or tracking system that includes accessibility validation</w:t>
      </w:r>
    </w:p>
    <w:p w14:paraId="5009885D" w14:textId="77777777" w:rsidR="001A1399" w:rsidRPr="001A1399" w:rsidRDefault="001A1399">
      <w:pPr>
        <w:numPr>
          <w:ilvl w:val="0"/>
          <w:numId w:val="86"/>
        </w:numPr>
      </w:pPr>
      <w:r w:rsidRPr="001A1399">
        <w:t>Communication to content owners and developers regarding update responsibilities</w:t>
      </w:r>
    </w:p>
    <w:p w14:paraId="08EBAAA1" w14:textId="77777777" w:rsidR="001A1399" w:rsidRPr="001A1399" w:rsidRDefault="001A1399" w:rsidP="001A1399"/>
    <w:p w14:paraId="3F597A12" w14:textId="77777777" w:rsidR="00B10293" w:rsidRDefault="00B10293" w:rsidP="002F6E95">
      <w:pPr>
        <w:pStyle w:val="Heading5"/>
      </w:pPr>
      <w:r>
        <w:t>Example of Established Level</w:t>
      </w:r>
    </w:p>
    <w:p w14:paraId="00E3D67E" w14:textId="2672A958" w:rsidR="001A1399" w:rsidRPr="001A1399" w:rsidRDefault="1A1616FC">
      <w:pPr>
        <w:pStyle w:val="ListParagraph"/>
        <w:numPr>
          <w:ilvl w:val="0"/>
          <w:numId w:val="87"/>
        </w:numPr>
      </w:pPr>
      <w:r w:rsidRPr="35FB01D3">
        <w:rPr>
          <w:b/>
          <w:bCs/>
        </w:rPr>
        <w:t xml:space="preserve">Position: </w:t>
      </w:r>
      <w:r w:rsidR="3718C0B8">
        <w:t>Responsibility for verifying accessibility during updates is formally assigned and documented in appropriate roles.</w:t>
      </w:r>
    </w:p>
    <w:p w14:paraId="35470A2D" w14:textId="3FF2E6A0" w:rsidR="001A1399" w:rsidRPr="001A1399" w:rsidRDefault="372E6D88">
      <w:pPr>
        <w:pStyle w:val="ListParagraph"/>
        <w:numPr>
          <w:ilvl w:val="0"/>
          <w:numId w:val="87"/>
        </w:numPr>
      </w:pPr>
      <w:r w:rsidRPr="35FB01D3">
        <w:rPr>
          <w:b/>
          <w:bCs/>
        </w:rPr>
        <w:t xml:space="preserve">Budget: </w:t>
      </w:r>
      <w:r w:rsidR="3718C0B8">
        <w:t>Identified staff time or workload allocation supports ongoing accessibility verification activities.</w:t>
      </w:r>
    </w:p>
    <w:p w14:paraId="17750EE8" w14:textId="6E2527B3" w:rsidR="001A1399" w:rsidRPr="001A1399" w:rsidRDefault="44875EB4">
      <w:pPr>
        <w:pStyle w:val="ListParagraph"/>
        <w:numPr>
          <w:ilvl w:val="0"/>
          <w:numId w:val="87"/>
        </w:numPr>
      </w:pPr>
      <w:r w:rsidRPr="35FB01D3">
        <w:rPr>
          <w:b/>
          <w:bCs/>
        </w:rPr>
        <w:t xml:space="preserve">Procedures: </w:t>
      </w:r>
      <w:r w:rsidR="3718C0B8">
        <w:t>A complete, documented process requires accessibility validation as part of change management for digital updates.</w:t>
      </w:r>
    </w:p>
    <w:p w14:paraId="4E58F3C5" w14:textId="6E7F5C81" w:rsidR="001A1399" w:rsidRPr="001A1399" w:rsidRDefault="27969E07">
      <w:pPr>
        <w:pStyle w:val="ListParagraph"/>
        <w:numPr>
          <w:ilvl w:val="0"/>
          <w:numId w:val="87"/>
        </w:numPr>
      </w:pPr>
      <w:r w:rsidRPr="35FB01D3">
        <w:rPr>
          <w:b/>
          <w:bCs/>
        </w:rPr>
        <w:t xml:space="preserve">Output: </w:t>
      </w:r>
      <w:r w:rsidR="3718C0B8">
        <w:t>Accessibility verification is a standard, tracked step before publishing changes to existing digital assets.</w:t>
      </w:r>
    </w:p>
    <w:p w14:paraId="5F560554" w14:textId="6378CC6D" w:rsidR="001A1399" w:rsidRPr="001A1399" w:rsidRDefault="00B10293" w:rsidP="005043CA">
      <w:r>
        <w:br w:type="page"/>
      </w:r>
    </w:p>
    <w:p w14:paraId="687A45A7" w14:textId="0217452E" w:rsidR="00B10293" w:rsidRDefault="00B10293" w:rsidP="005043CA">
      <w:pPr>
        <w:pStyle w:val="Heading4"/>
      </w:pPr>
      <w:r>
        <w:lastRenderedPageBreak/>
        <w:t xml:space="preserve">Success Indicator </w:t>
      </w:r>
      <w:r w:rsidRPr="00B10293">
        <w:t>3.7 NEW Develop a process that combines automated web accessibility scanning tools with manual testing methods to identify accessibility barriers.</w:t>
      </w:r>
    </w:p>
    <w:p w14:paraId="35CF0045" w14:textId="77777777" w:rsidR="00B10293" w:rsidRDefault="4468DF91" w:rsidP="002F6E95">
      <w:pPr>
        <w:pStyle w:val="Heading5"/>
      </w:pPr>
      <w:r>
        <w:t>Purpose</w:t>
      </w:r>
    </w:p>
    <w:p w14:paraId="2C2D6A13" w14:textId="6969E548" w:rsidR="23F33A90" w:rsidRDefault="23F33A90" w:rsidP="38FCB446">
      <w:r>
        <w:t xml:space="preserve">Ensure that barriers are identified through an evaluation process including manual verification as well as automated testing. </w:t>
      </w:r>
    </w:p>
    <w:p w14:paraId="32C01CA8" w14:textId="0ABEA96B" w:rsidR="38FCB446" w:rsidRDefault="38FCB446" w:rsidP="38FCB446"/>
    <w:p w14:paraId="614A206B" w14:textId="77777777" w:rsidR="00B10293" w:rsidRDefault="4468DF91" w:rsidP="002F6E95">
      <w:pPr>
        <w:pStyle w:val="Heading5"/>
      </w:pPr>
      <w:r>
        <w:t>Examples of Evidence</w:t>
      </w:r>
    </w:p>
    <w:p w14:paraId="4EF36542" w14:textId="6B2DAB56" w:rsidR="6C2DC8E8" w:rsidRDefault="6C2DC8E8">
      <w:pPr>
        <w:pStyle w:val="ListParagraph"/>
        <w:numPr>
          <w:ilvl w:val="0"/>
          <w:numId w:val="30"/>
        </w:numPr>
        <w:spacing w:before="240" w:after="240"/>
      </w:pPr>
      <w:r w:rsidRPr="38FCB446">
        <w:t>Defined schedule for automated scans (e.g., weekly, monthly, quarterly)</w:t>
      </w:r>
    </w:p>
    <w:p w14:paraId="0A139361" w14:textId="2CD12400" w:rsidR="6C2DC8E8" w:rsidRDefault="6C2DC8E8">
      <w:pPr>
        <w:pStyle w:val="ListParagraph"/>
        <w:numPr>
          <w:ilvl w:val="0"/>
          <w:numId w:val="30"/>
        </w:numPr>
        <w:spacing w:before="240" w:after="240"/>
      </w:pPr>
      <w:r w:rsidRPr="38FCB446">
        <w:t>Manual testing protocols (e.g., keyboard-only testing checklist, screen reader testing guidance) a</w:t>
      </w:r>
    </w:p>
    <w:p w14:paraId="6B75E963" w14:textId="2B21BBBB" w:rsidR="6C2DC8E8" w:rsidRDefault="6C2DC8E8">
      <w:pPr>
        <w:pStyle w:val="ListParagraph"/>
        <w:numPr>
          <w:ilvl w:val="0"/>
          <w:numId w:val="30"/>
        </w:numPr>
        <w:spacing w:before="240" w:after="240"/>
      </w:pPr>
      <w:r w:rsidRPr="38FCB446">
        <w:t>Assigned staff responsible for conducting and reviewing scans, and cadence for manual reviews.</w:t>
      </w:r>
    </w:p>
    <w:p w14:paraId="2053A6BF" w14:textId="5F664E15" w:rsidR="6C2DC8E8" w:rsidRDefault="6C2DC8E8">
      <w:pPr>
        <w:pStyle w:val="ListParagraph"/>
        <w:numPr>
          <w:ilvl w:val="0"/>
          <w:numId w:val="30"/>
        </w:numPr>
        <w:spacing w:before="240" w:after="240"/>
      </w:pPr>
      <w:r w:rsidRPr="38FCB446">
        <w:t>Documentation showing findings are tracked and communicated for remediation</w:t>
      </w:r>
    </w:p>
    <w:p w14:paraId="55E34115" w14:textId="0ECEE26E" w:rsidR="6C2DC8E8" w:rsidRDefault="6C2DC8E8">
      <w:pPr>
        <w:pStyle w:val="ListParagraph"/>
        <w:numPr>
          <w:ilvl w:val="0"/>
          <w:numId w:val="30"/>
        </w:numPr>
        <w:spacing w:before="240" w:after="240"/>
      </w:pPr>
      <w:r w:rsidRPr="38FCB446">
        <w:t>Integration of results into remediation workflows or ticketing systems</w:t>
      </w:r>
    </w:p>
    <w:p w14:paraId="77E3AE2F" w14:textId="5E362F25" w:rsidR="38FCB446" w:rsidRDefault="38FCB446" w:rsidP="38FCB446"/>
    <w:p w14:paraId="73CAA267" w14:textId="77777777" w:rsidR="00B10293" w:rsidRDefault="4468DF91" w:rsidP="002F6E95">
      <w:pPr>
        <w:pStyle w:val="Heading5"/>
      </w:pPr>
      <w:r>
        <w:t>Example of Established Level</w:t>
      </w:r>
    </w:p>
    <w:p w14:paraId="647BE093" w14:textId="6424A98B" w:rsidR="00B10293" w:rsidRDefault="062CA012">
      <w:pPr>
        <w:pStyle w:val="ListParagraph"/>
        <w:numPr>
          <w:ilvl w:val="0"/>
          <w:numId w:val="27"/>
        </w:numPr>
        <w:rPr>
          <w:rFonts w:ascii="Aptos" w:eastAsia="Aptos" w:hAnsi="Aptos" w:cs="Arial"/>
        </w:rPr>
      </w:pPr>
      <w:r w:rsidRPr="35FB01D3">
        <w:rPr>
          <w:rFonts w:ascii="Aptos" w:eastAsia="Aptos" w:hAnsi="Aptos" w:cs="Arial"/>
          <w:b/>
          <w:bCs/>
        </w:rPr>
        <w:t xml:space="preserve">Position: </w:t>
      </w:r>
      <w:r w:rsidR="24A9FAF2" w:rsidRPr="35FB01D3">
        <w:rPr>
          <w:rFonts w:ascii="Aptos" w:eastAsia="Aptos" w:hAnsi="Aptos" w:cs="Arial"/>
        </w:rPr>
        <w:t>Designated accessibility staff (or web governance body) formally assigned responsibility for coordinating automated scans and manual testing activities.</w:t>
      </w:r>
    </w:p>
    <w:p w14:paraId="09EAD221" w14:textId="0F01AFC4" w:rsidR="00B10293" w:rsidRDefault="372E6D88">
      <w:pPr>
        <w:pStyle w:val="ListParagraph"/>
        <w:numPr>
          <w:ilvl w:val="0"/>
          <w:numId w:val="27"/>
        </w:numPr>
        <w:rPr>
          <w:rFonts w:ascii="Aptos" w:eastAsia="Aptos" w:hAnsi="Aptos" w:cs="Arial"/>
        </w:rPr>
      </w:pPr>
      <w:r w:rsidRPr="35FB01D3">
        <w:rPr>
          <w:rFonts w:ascii="Aptos" w:eastAsia="Aptos" w:hAnsi="Aptos" w:cs="Arial"/>
          <w:b/>
          <w:bCs/>
        </w:rPr>
        <w:t xml:space="preserve">Budget: </w:t>
      </w:r>
      <w:r w:rsidR="24A9FAF2" w:rsidRPr="35FB01D3">
        <w:rPr>
          <w:rFonts w:ascii="Aptos" w:eastAsia="Aptos" w:hAnsi="Aptos" w:cs="Arial"/>
        </w:rPr>
        <w:t>Institutional funding allocated for enterprise scanning tools and staff time to conduct manual evaluations.</w:t>
      </w:r>
    </w:p>
    <w:p w14:paraId="303E29F4" w14:textId="0FA80F71" w:rsidR="00B10293" w:rsidRDefault="706F3CC9">
      <w:pPr>
        <w:pStyle w:val="ListParagraph"/>
        <w:numPr>
          <w:ilvl w:val="0"/>
          <w:numId w:val="27"/>
        </w:numPr>
        <w:rPr>
          <w:rFonts w:ascii="Aptos" w:eastAsia="Aptos" w:hAnsi="Aptos" w:cs="Arial"/>
        </w:rPr>
      </w:pPr>
      <w:r w:rsidRPr="35FB01D3">
        <w:rPr>
          <w:rFonts w:ascii="Aptos" w:eastAsia="Aptos" w:hAnsi="Aptos" w:cs="Arial"/>
          <w:b/>
          <w:bCs/>
        </w:rPr>
        <w:t xml:space="preserve">Procedures: </w:t>
      </w:r>
      <w:r w:rsidR="24A9FAF2" w:rsidRPr="35FB01D3">
        <w:rPr>
          <w:rFonts w:ascii="Aptos" w:eastAsia="Aptos" w:hAnsi="Aptos" w:cs="Arial"/>
        </w:rPr>
        <w:t>Documented, campus-wide process outlining scan frequency, required manual testing methods (e.g., keyboard, screen reader, form testing), documentation standards, and remediation tracking workflow.</w:t>
      </w:r>
    </w:p>
    <w:p w14:paraId="3E5C6B7C" w14:textId="271AC086" w:rsidR="00B10293" w:rsidRDefault="4577B31C">
      <w:pPr>
        <w:pStyle w:val="ListParagraph"/>
        <w:numPr>
          <w:ilvl w:val="0"/>
          <w:numId w:val="27"/>
        </w:numPr>
        <w:rPr>
          <w:rFonts w:ascii="Aptos" w:eastAsia="Aptos" w:hAnsi="Aptos" w:cs="Arial"/>
        </w:rPr>
      </w:pPr>
      <w:r w:rsidRPr="35FB01D3">
        <w:rPr>
          <w:rFonts w:ascii="Aptos" w:eastAsia="Aptos" w:hAnsi="Aptos" w:cs="Arial"/>
          <w:b/>
          <w:bCs/>
        </w:rPr>
        <w:t xml:space="preserve">Output: </w:t>
      </w:r>
      <w:r w:rsidR="24A9FAF2" w:rsidRPr="35FB01D3">
        <w:rPr>
          <w:rFonts w:ascii="Aptos" w:eastAsia="Aptos" w:hAnsi="Aptos" w:cs="Arial"/>
        </w:rPr>
        <w:t>Regularly generated accessibility reports that combine automated scan results with documented manual testing findings and are distributed to responsible web owners for remediation.</w:t>
      </w:r>
    </w:p>
    <w:p w14:paraId="3FC53B16" w14:textId="1DC315F3" w:rsidR="00B10293" w:rsidRDefault="00B10293" w:rsidP="38FCB446"/>
    <w:p w14:paraId="43098DD1" w14:textId="1B6FD402" w:rsidR="38FCB446" w:rsidRDefault="38FCB446">
      <w:r>
        <w:br w:type="page"/>
      </w:r>
    </w:p>
    <w:p w14:paraId="758BA805" w14:textId="50C77303" w:rsidR="00B10293" w:rsidRDefault="00B10293" w:rsidP="00B10293">
      <w:pPr>
        <w:pStyle w:val="Heading3"/>
      </w:pPr>
      <w:bookmarkStart w:id="14" w:name="_Toc225336583"/>
      <w:r>
        <w:lastRenderedPageBreak/>
        <w:t>Web Goal 4: Evaluate Digital Content &amp; Electronic Documents Held on the Web</w:t>
      </w:r>
      <w:bookmarkEnd w:id="14"/>
    </w:p>
    <w:p w14:paraId="43DA18E7" w14:textId="7BEECF86" w:rsidR="00B10293" w:rsidRDefault="00B10293" w:rsidP="002F6E95">
      <w:pPr>
        <w:pStyle w:val="Heading4"/>
      </w:pPr>
      <w:r>
        <w:t xml:space="preserve">Success Indicator </w:t>
      </w:r>
      <w:r w:rsidRPr="00B10293">
        <w:t>1.11 Develop a process to conduct manual accessibility evaluations on electronic documents (word processor produced, spreadsheets, presentations, PDFs).</w:t>
      </w:r>
    </w:p>
    <w:p w14:paraId="20FA3B99" w14:textId="77777777" w:rsidR="00B10293" w:rsidRDefault="4468DF91" w:rsidP="002F6E95">
      <w:pPr>
        <w:pStyle w:val="Heading5"/>
      </w:pPr>
      <w:r>
        <w:t>Purpose</w:t>
      </w:r>
    </w:p>
    <w:p w14:paraId="4956E730" w14:textId="08F9CD2B" w:rsidR="0C97AEE3" w:rsidRDefault="0C97AEE3" w:rsidP="38FCB446">
      <w:r>
        <w:t xml:space="preserve">Documents must be </w:t>
      </w:r>
      <w:r w:rsidR="4F4F3123">
        <w:t xml:space="preserve">reviewed to ensure they meet accessibility standards. </w:t>
      </w:r>
      <w:r w:rsidR="3B7A617C">
        <w:t xml:space="preserve">This includes any content developed for distribution to the student or public audiences. Automated tools may be used to identify some issues, however </w:t>
      </w:r>
      <w:r w:rsidR="1AFD3405">
        <w:t xml:space="preserve">they cannot fully assess quality of alt text and confirmation of structure. </w:t>
      </w:r>
    </w:p>
    <w:p w14:paraId="36A9DDA9" w14:textId="7FF399F5" w:rsidR="38FCB446" w:rsidRDefault="38FCB446" w:rsidP="38FCB446"/>
    <w:p w14:paraId="3ACD22B7" w14:textId="77777777" w:rsidR="00B10293" w:rsidRDefault="4468DF91" w:rsidP="002F6E95">
      <w:pPr>
        <w:pStyle w:val="Heading5"/>
      </w:pPr>
      <w:r>
        <w:t>Examples of Evidence</w:t>
      </w:r>
    </w:p>
    <w:p w14:paraId="1E2CB313" w14:textId="27CCFDCE" w:rsidR="4F552385" w:rsidRDefault="4F552385">
      <w:pPr>
        <w:pStyle w:val="ListParagraph"/>
        <w:numPr>
          <w:ilvl w:val="0"/>
          <w:numId w:val="30"/>
        </w:numPr>
        <w:spacing w:before="240" w:after="240"/>
        <w:rPr>
          <w:rFonts w:ascii="Aptos" w:eastAsia="Aptos" w:hAnsi="Aptos" w:cs="Aptos"/>
        </w:rPr>
      </w:pPr>
      <w:r w:rsidRPr="38FCB446">
        <w:rPr>
          <w:rFonts w:ascii="Aptos" w:eastAsia="Aptos" w:hAnsi="Aptos" w:cs="Aptos"/>
        </w:rPr>
        <w:t>Documented procedure outlining how electronic documents are manually evaluated</w:t>
      </w:r>
    </w:p>
    <w:p w14:paraId="35A7913A" w14:textId="5D803DCD" w:rsidR="78E197F1" w:rsidRDefault="78E197F1">
      <w:pPr>
        <w:pStyle w:val="ListParagraph"/>
        <w:numPr>
          <w:ilvl w:val="0"/>
          <w:numId w:val="30"/>
        </w:numPr>
        <w:spacing w:before="240" w:after="240"/>
        <w:rPr>
          <w:rFonts w:ascii="Aptos" w:eastAsia="Aptos" w:hAnsi="Aptos" w:cs="Aptos"/>
        </w:rPr>
      </w:pPr>
      <w:r w:rsidRPr="38FCB446">
        <w:rPr>
          <w:rFonts w:ascii="Aptos" w:eastAsia="Aptos" w:hAnsi="Aptos" w:cs="Aptos"/>
        </w:rPr>
        <w:t>Identified and communicated process for supporting accessibility reviews and feedback.</w:t>
      </w:r>
    </w:p>
    <w:p w14:paraId="2E334DD9" w14:textId="6CCCA477" w:rsidR="4F552385" w:rsidRDefault="4F552385">
      <w:pPr>
        <w:pStyle w:val="ListParagraph"/>
        <w:numPr>
          <w:ilvl w:val="0"/>
          <w:numId w:val="30"/>
        </w:numPr>
        <w:spacing w:before="240" w:after="240"/>
        <w:rPr>
          <w:rFonts w:ascii="Aptos" w:eastAsia="Aptos" w:hAnsi="Aptos" w:cs="Aptos"/>
        </w:rPr>
      </w:pPr>
      <w:r w:rsidRPr="38FCB446">
        <w:rPr>
          <w:rFonts w:ascii="Aptos" w:eastAsia="Aptos" w:hAnsi="Aptos" w:cs="Aptos"/>
        </w:rPr>
        <w:t>Use of accessibility tools (e.g., built-in Microsoft accessibility checkers, Adobe Acrobat Accessibility tools) combined with human review</w:t>
      </w:r>
    </w:p>
    <w:p w14:paraId="6E2FF2D4" w14:textId="3329C9AB" w:rsidR="4F552385" w:rsidRDefault="4F552385">
      <w:pPr>
        <w:pStyle w:val="ListParagraph"/>
        <w:numPr>
          <w:ilvl w:val="0"/>
          <w:numId w:val="30"/>
        </w:numPr>
        <w:spacing w:before="240" w:after="240"/>
        <w:rPr>
          <w:rFonts w:ascii="Aptos" w:eastAsia="Aptos" w:hAnsi="Aptos" w:cs="Aptos"/>
        </w:rPr>
      </w:pPr>
      <w:r w:rsidRPr="38FCB446">
        <w:rPr>
          <w:rFonts w:ascii="Aptos" w:eastAsia="Aptos" w:hAnsi="Aptos" w:cs="Aptos"/>
        </w:rPr>
        <w:t>Assigned staff or trained reviewers responsible for document evaluations</w:t>
      </w:r>
    </w:p>
    <w:p w14:paraId="445830E7" w14:textId="6CE1E47F" w:rsidR="7F4C62CE" w:rsidRDefault="7F4C62CE">
      <w:pPr>
        <w:pStyle w:val="ListParagraph"/>
        <w:numPr>
          <w:ilvl w:val="0"/>
          <w:numId w:val="30"/>
        </w:numPr>
        <w:spacing w:before="240" w:after="240"/>
        <w:rPr>
          <w:rFonts w:ascii="Aptos" w:eastAsia="Aptos" w:hAnsi="Aptos" w:cs="Aptos"/>
        </w:rPr>
      </w:pPr>
      <w:r w:rsidRPr="38FCB446">
        <w:rPr>
          <w:rFonts w:ascii="Aptos" w:eastAsia="Aptos" w:hAnsi="Aptos" w:cs="Aptos"/>
        </w:rPr>
        <w:t>W</w:t>
      </w:r>
      <w:r w:rsidR="4F552385" w:rsidRPr="38FCB446">
        <w:rPr>
          <w:rFonts w:ascii="Aptos" w:eastAsia="Aptos" w:hAnsi="Aptos" w:cs="Aptos"/>
        </w:rPr>
        <w:t>orkflow showing how findings are communicated and tracked for remediation</w:t>
      </w:r>
    </w:p>
    <w:p w14:paraId="05D10412" w14:textId="461EE2A3" w:rsidR="4F552385" w:rsidRDefault="4F552385">
      <w:pPr>
        <w:pStyle w:val="ListParagraph"/>
        <w:numPr>
          <w:ilvl w:val="0"/>
          <w:numId w:val="30"/>
        </w:numPr>
        <w:spacing w:before="240" w:after="240"/>
        <w:rPr>
          <w:rFonts w:ascii="Aptos" w:eastAsia="Aptos" w:hAnsi="Aptos" w:cs="Aptos"/>
        </w:rPr>
      </w:pPr>
      <w:r w:rsidRPr="38FCB446">
        <w:rPr>
          <w:rFonts w:ascii="Aptos" w:eastAsia="Aptos" w:hAnsi="Aptos" w:cs="Aptos"/>
        </w:rPr>
        <w:t>Records of completed document evaluations and remediation outcomes</w:t>
      </w:r>
    </w:p>
    <w:p w14:paraId="56AEF6ED" w14:textId="46ED1EE6" w:rsidR="38FCB446" w:rsidRDefault="38FCB446" w:rsidP="38FCB446"/>
    <w:p w14:paraId="6AB9A0EB" w14:textId="77777777" w:rsidR="00B10293" w:rsidRDefault="4468DF91" w:rsidP="002F6E95">
      <w:pPr>
        <w:pStyle w:val="Heading5"/>
      </w:pPr>
      <w:r>
        <w:t>Example of Established Level</w:t>
      </w:r>
    </w:p>
    <w:p w14:paraId="6355FDF0" w14:textId="637EC4B7" w:rsidR="2667C253" w:rsidRDefault="7B96085C">
      <w:pPr>
        <w:pStyle w:val="ListParagraph"/>
        <w:numPr>
          <w:ilvl w:val="0"/>
          <w:numId w:val="26"/>
        </w:numPr>
        <w:rPr>
          <w:rFonts w:ascii="Aptos" w:eastAsia="Aptos" w:hAnsi="Aptos" w:cs="Arial"/>
        </w:rPr>
      </w:pPr>
      <w:r w:rsidRPr="35FB01D3">
        <w:rPr>
          <w:rFonts w:ascii="Aptos" w:eastAsia="Aptos" w:hAnsi="Aptos" w:cs="Arial"/>
          <w:b/>
          <w:bCs/>
        </w:rPr>
        <w:t xml:space="preserve">Position: </w:t>
      </w:r>
      <w:r w:rsidR="6A65B800" w:rsidRPr="35FB01D3">
        <w:rPr>
          <w:rFonts w:ascii="Aptos" w:eastAsia="Aptos" w:hAnsi="Aptos" w:cs="Arial"/>
        </w:rPr>
        <w:t>Designated accessibility staff or trained document reviewers formally assigned responsibility for conducting and coordinating manual document evaluations.</w:t>
      </w:r>
    </w:p>
    <w:p w14:paraId="3DF9CF33" w14:textId="25FAEBFE" w:rsidR="2667C253" w:rsidRDefault="6FAF5FAF">
      <w:pPr>
        <w:pStyle w:val="ListParagraph"/>
        <w:numPr>
          <w:ilvl w:val="0"/>
          <w:numId w:val="26"/>
        </w:numPr>
        <w:rPr>
          <w:rFonts w:ascii="Aptos" w:eastAsia="Aptos" w:hAnsi="Aptos" w:cs="Arial"/>
        </w:rPr>
      </w:pPr>
      <w:r w:rsidRPr="35FB01D3">
        <w:rPr>
          <w:rFonts w:ascii="Aptos" w:eastAsia="Aptos" w:hAnsi="Aptos" w:cs="Arial"/>
          <w:b/>
          <w:bCs/>
        </w:rPr>
        <w:t xml:space="preserve">Budget: </w:t>
      </w:r>
      <w:r w:rsidR="6A65B800" w:rsidRPr="35FB01D3">
        <w:rPr>
          <w:rFonts w:ascii="Aptos" w:eastAsia="Aptos" w:hAnsi="Aptos" w:cs="Arial"/>
        </w:rPr>
        <w:t>Allocated funding for accessibility software (e.g., Adobe Acrobat Pro) and dedicated staff time for document testing and remediation support.</w:t>
      </w:r>
    </w:p>
    <w:p w14:paraId="34D4DAAE" w14:textId="60F58618" w:rsidR="2667C253" w:rsidRDefault="16EADD36">
      <w:pPr>
        <w:pStyle w:val="ListParagraph"/>
        <w:numPr>
          <w:ilvl w:val="0"/>
          <w:numId w:val="26"/>
        </w:numPr>
        <w:rPr>
          <w:rFonts w:ascii="Aptos" w:eastAsia="Aptos" w:hAnsi="Aptos" w:cs="Arial"/>
        </w:rPr>
      </w:pPr>
      <w:r w:rsidRPr="35FB01D3">
        <w:rPr>
          <w:rFonts w:ascii="Aptos" w:eastAsia="Aptos" w:hAnsi="Aptos" w:cs="Arial"/>
          <w:b/>
          <w:bCs/>
        </w:rPr>
        <w:t xml:space="preserve">Procedures: </w:t>
      </w:r>
      <w:r w:rsidR="6A65B800" w:rsidRPr="35FB01D3">
        <w:rPr>
          <w:rFonts w:ascii="Aptos" w:eastAsia="Aptos" w:hAnsi="Aptos" w:cs="Arial"/>
        </w:rPr>
        <w:t>Documented campus-wide process detailing evaluation criteria (structure, headings, alt text, tables, reading order, forms), testing steps by file type, communication protocols, and remediation timelines.</w:t>
      </w:r>
    </w:p>
    <w:p w14:paraId="0EB2D53F" w14:textId="4086E47C" w:rsidR="2667C253" w:rsidRDefault="58C00759">
      <w:pPr>
        <w:pStyle w:val="ListParagraph"/>
        <w:numPr>
          <w:ilvl w:val="0"/>
          <w:numId w:val="26"/>
        </w:numPr>
        <w:rPr>
          <w:rFonts w:ascii="Aptos" w:eastAsia="Aptos" w:hAnsi="Aptos" w:cs="Arial"/>
        </w:rPr>
      </w:pPr>
      <w:r w:rsidRPr="35FB01D3">
        <w:rPr>
          <w:rFonts w:ascii="Aptos" w:eastAsia="Aptos" w:hAnsi="Aptos" w:cs="Arial"/>
          <w:b/>
          <w:bCs/>
        </w:rPr>
        <w:t xml:space="preserve">Output: </w:t>
      </w:r>
      <w:r w:rsidR="6A65B800" w:rsidRPr="35FB01D3">
        <w:rPr>
          <w:rFonts w:ascii="Aptos" w:eastAsia="Aptos" w:hAnsi="Aptos" w:cs="Arial"/>
        </w:rPr>
        <w:t>Consistent accessibility evaluation reports for posted electronic documents, with identified issues tracked and remediated prior to or promptly after publication.</w:t>
      </w:r>
    </w:p>
    <w:p w14:paraId="1F243264" w14:textId="7E31178C" w:rsidR="38FCB446" w:rsidRDefault="38FCB446" w:rsidP="38FCB446"/>
    <w:p w14:paraId="6E5F3A6C" w14:textId="77777777" w:rsidR="00B10293" w:rsidRDefault="00B10293">
      <w:r>
        <w:br w:type="page"/>
      </w:r>
    </w:p>
    <w:p w14:paraId="08D72450" w14:textId="64E5C91A" w:rsidR="00B10293" w:rsidRDefault="00B10293" w:rsidP="002F6E95">
      <w:pPr>
        <w:pStyle w:val="Heading4"/>
      </w:pPr>
      <w:r>
        <w:lastRenderedPageBreak/>
        <w:t xml:space="preserve">Success Indicator </w:t>
      </w:r>
      <w:r w:rsidRPr="00B10293">
        <w:t>1.12 Develop a process to conduct manual evaluations on multimedia digital content (video and audio).</w:t>
      </w:r>
    </w:p>
    <w:p w14:paraId="4098B434" w14:textId="77777777" w:rsidR="00B10293" w:rsidRDefault="4468DF91" w:rsidP="002F6E95">
      <w:pPr>
        <w:pStyle w:val="Heading5"/>
      </w:pPr>
      <w:r>
        <w:t>Purpose</w:t>
      </w:r>
    </w:p>
    <w:p w14:paraId="58C5A858" w14:textId="04932F2B" w:rsidR="3D6A8063" w:rsidRDefault="3D6A8063" w:rsidP="38FCB446">
      <w:r>
        <w:t xml:space="preserve">Verify that multimedia content is reviewed </w:t>
      </w:r>
      <w:r w:rsidR="69977837">
        <w:t>to ensure proper text alternatives:</w:t>
      </w:r>
    </w:p>
    <w:p w14:paraId="2C5C29B9" w14:textId="5817D553" w:rsidR="69977837" w:rsidRDefault="69977837">
      <w:pPr>
        <w:pStyle w:val="ListParagraph"/>
        <w:numPr>
          <w:ilvl w:val="0"/>
          <w:numId w:val="25"/>
        </w:numPr>
      </w:pPr>
      <w:r>
        <w:t>Transcripts for Audio content</w:t>
      </w:r>
    </w:p>
    <w:p w14:paraId="3D5115AE" w14:textId="593DA82B" w:rsidR="69977837" w:rsidRDefault="69977837">
      <w:pPr>
        <w:pStyle w:val="ListParagraph"/>
        <w:numPr>
          <w:ilvl w:val="0"/>
          <w:numId w:val="25"/>
        </w:numPr>
      </w:pPr>
      <w:r>
        <w:t>Closed captions for video content</w:t>
      </w:r>
    </w:p>
    <w:p w14:paraId="59BF9EB8" w14:textId="22F2DDF9" w:rsidR="69977837" w:rsidRDefault="69977837">
      <w:pPr>
        <w:pStyle w:val="ListParagraph"/>
        <w:numPr>
          <w:ilvl w:val="0"/>
          <w:numId w:val="25"/>
        </w:numPr>
      </w:pPr>
      <w:r>
        <w:t>Audio description for video content</w:t>
      </w:r>
    </w:p>
    <w:p w14:paraId="2D796C8D" w14:textId="25C9A470" w:rsidR="69977837" w:rsidRDefault="69977837">
      <w:pPr>
        <w:pStyle w:val="ListParagraph"/>
        <w:numPr>
          <w:ilvl w:val="0"/>
          <w:numId w:val="25"/>
        </w:numPr>
      </w:pPr>
      <w:r>
        <w:t>Text alternatives for video only content</w:t>
      </w:r>
    </w:p>
    <w:p w14:paraId="0360E6E8" w14:textId="57DB26FA" w:rsidR="38FCB446" w:rsidRDefault="38FCB446" w:rsidP="38FCB446"/>
    <w:p w14:paraId="3D461000" w14:textId="77777777" w:rsidR="00B10293" w:rsidRDefault="00B10293" w:rsidP="002F6E95">
      <w:pPr>
        <w:pStyle w:val="Heading5"/>
      </w:pPr>
      <w:r>
        <w:t>Examples of Evidence</w:t>
      </w:r>
    </w:p>
    <w:p w14:paraId="29B06D45" w14:textId="330B5AD8" w:rsidR="7B00714C" w:rsidRDefault="7B00714C">
      <w:pPr>
        <w:pStyle w:val="ListParagraph"/>
        <w:numPr>
          <w:ilvl w:val="0"/>
          <w:numId w:val="30"/>
        </w:numPr>
        <w:spacing w:before="240" w:after="240"/>
        <w:rPr>
          <w:rFonts w:ascii="Aptos" w:eastAsia="Aptos" w:hAnsi="Aptos" w:cs="Aptos"/>
        </w:rPr>
      </w:pPr>
      <w:r w:rsidRPr="1DAB7895">
        <w:rPr>
          <w:rFonts w:ascii="Aptos" w:eastAsia="Aptos" w:hAnsi="Aptos" w:cs="Aptos"/>
        </w:rPr>
        <w:t>Inventory of content</w:t>
      </w:r>
      <w:r w:rsidR="636F9A0B" w:rsidRPr="1DAB7895">
        <w:rPr>
          <w:rFonts w:ascii="Aptos" w:eastAsia="Aptos" w:hAnsi="Aptos" w:cs="Aptos"/>
        </w:rPr>
        <w:t>, indicating</w:t>
      </w:r>
      <w:r w:rsidRPr="1DAB7895">
        <w:rPr>
          <w:rFonts w:ascii="Aptos" w:eastAsia="Aptos" w:hAnsi="Aptos" w:cs="Aptos"/>
        </w:rPr>
        <w:t xml:space="preserve"> review</w:t>
      </w:r>
      <w:r w:rsidR="0F16D650" w:rsidRPr="1DAB7895">
        <w:rPr>
          <w:rFonts w:ascii="Aptos" w:eastAsia="Aptos" w:hAnsi="Aptos" w:cs="Aptos"/>
        </w:rPr>
        <w:t xml:space="preserve"> and</w:t>
      </w:r>
      <w:r w:rsidRPr="1DAB7895">
        <w:rPr>
          <w:rFonts w:ascii="Aptos" w:eastAsia="Aptos" w:hAnsi="Aptos" w:cs="Aptos"/>
        </w:rPr>
        <w:t xml:space="preserve"> quality</w:t>
      </w:r>
      <w:r w:rsidR="70E33C73" w:rsidRPr="1DAB7895">
        <w:rPr>
          <w:rFonts w:ascii="Aptos" w:eastAsia="Aptos" w:hAnsi="Aptos" w:cs="Aptos"/>
        </w:rPr>
        <w:t xml:space="preserve"> status</w:t>
      </w:r>
      <w:r w:rsidRPr="1DAB7895">
        <w:rPr>
          <w:rFonts w:ascii="Aptos" w:eastAsia="Aptos" w:hAnsi="Aptos" w:cs="Aptos"/>
        </w:rPr>
        <w:t>.</w:t>
      </w:r>
    </w:p>
    <w:p w14:paraId="0714E6AB" w14:textId="43E1C8E6" w:rsidR="7B00714C" w:rsidRDefault="7B00714C">
      <w:pPr>
        <w:pStyle w:val="ListParagraph"/>
        <w:numPr>
          <w:ilvl w:val="0"/>
          <w:numId w:val="30"/>
        </w:numPr>
        <w:spacing w:before="240" w:after="240"/>
        <w:rPr>
          <w:rFonts w:ascii="Aptos" w:eastAsia="Aptos" w:hAnsi="Aptos" w:cs="Aptos"/>
        </w:rPr>
      </w:pPr>
      <w:r w:rsidRPr="1DAB7895">
        <w:rPr>
          <w:rFonts w:ascii="Aptos" w:eastAsia="Aptos" w:hAnsi="Aptos" w:cs="Aptos"/>
        </w:rPr>
        <w:t>Documented procedure outlining how video and audio content are manually evaluated</w:t>
      </w:r>
    </w:p>
    <w:p w14:paraId="74AADA28" w14:textId="77674B77" w:rsidR="7B00714C" w:rsidRDefault="7B00714C">
      <w:pPr>
        <w:pStyle w:val="ListParagraph"/>
        <w:numPr>
          <w:ilvl w:val="0"/>
          <w:numId w:val="30"/>
        </w:numPr>
        <w:spacing w:before="240" w:after="240"/>
        <w:rPr>
          <w:rFonts w:ascii="Aptos" w:eastAsia="Aptos" w:hAnsi="Aptos" w:cs="Aptos"/>
        </w:rPr>
      </w:pPr>
      <w:r w:rsidRPr="1DAB7895">
        <w:rPr>
          <w:rFonts w:ascii="Aptos" w:eastAsia="Aptos" w:hAnsi="Aptos" w:cs="Aptos"/>
        </w:rPr>
        <w:t>Defined scope clarifying which multimedia content is considered part of the campus web presence</w:t>
      </w:r>
    </w:p>
    <w:p w14:paraId="1B76C363" w14:textId="18682CD5" w:rsidR="7B00714C" w:rsidRDefault="7B00714C">
      <w:pPr>
        <w:pStyle w:val="ListParagraph"/>
        <w:numPr>
          <w:ilvl w:val="0"/>
          <w:numId w:val="30"/>
        </w:numPr>
        <w:spacing w:before="240" w:after="240"/>
        <w:rPr>
          <w:rFonts w:ascii="Aptos" w:eastAsia="Aptos" w:hAnsi="Aptos" w:cs="Aptos"/>
        </w:rPr>
      </w:pPr>
      <w:r w:rsidRPr="1DAB7895">
        <w:rPr>
          <w:rFonts w:ascii="Aptos" w:eastAsia="Aptos" w:hAnsi="Aptos" w:cs="Aptos"/>
        </w:rPr>
        <w:t>Criteria for determining when audio description is required</w:t>
      </w:r>
    </w:p>
    <w:p w14:paraId="40932888" w14:textId="3536356D" w:rsidR="7B00714C" w:rsidRDefault="7B00714C">
      <w:pPr>
        <w:pStyle w:val="ListParagraph"/>
        <w:numPr>
          <w:ilvl w:val="0"/>
          <w:numId w:val="30"/>
        </w:numPr>
        <w:spacing w:before="240" w:after="240"/>
        <w:rPr>
          <w:rFonts w:ascii="Aptos" w:eastAsia="Aptos" w:hAnsi="Aptos" w:cs="Aptos"/>
        </w:rPr>
      </w:pPr>
      <w:r w:rsidRPr="1DAB7895">
        <w:rPr>
          <w:rFonts w:ascii="Aptos" w:eastAsia="Aptos" w:hAnsi="Aptos" w:cs="Aptos"/>
        </w:rPr>
        <w:t>Assigned staff or trained reviewers responsible for multimedia evaluations</w:t>
      </w:r>
    </w:p>
    <w:p w14:paraId="34B9BB11" w14:textId="74D691E1" w:rsidR="7B00714C" w:rsidRDefault="7B00714C">
      <w:pPr>
        <w:pStyle w:val="ListParagraph"/>
        <w:numPr>
          <w:ilvl w:val="0"/>
          <w:numId w:val="30"/>
        </w:numPr>
        <w:spacing w:before="240" w:after="240"/>
        <w:rPr>
          <w:rFonts w:ascii="Aptos" w:eastAsia="Aptos" w:hAnsi="Aptos" w:cs="Aptos"/>
        </w:rPr>
      </w:pPr>
      <w:r w:rsidRPr="1DAB7895">
        <w:rPr>
          <w:rFonts w:ascii="Aptos" w:eastAsia="Aptos" w:hAnsi="Aptos" w:cs="Aptos"/>
        </w:rPr>
        <w:t>Workflow for communicating findings and tracking remediation</w:t>
      </w:r>
    </w:p>
    <w:p w14:paraId="58C5D6DB" w14:textId="130112A1" w:rsidR="1DAB7895" w:rsidRDefault="1DAB7895" w:rsidP="1DAB7895"/>
    <w:p w14:paraId="46DC4497" w14:textId="50440F83" w:rsidR="1DAB7895" w:rsidRDefault="1DAB7895" w:rsidP="1DAB7895"/>
    <w:p w14:paraId="43E09310" w14:textId="77777777" w:rsidR="00B10293" w:rsidRDefault="00B10293" w:rsidP="002F6E95">
      <w:pPr>
        <w:pStyle w:val="Heading5"/>
      </w:pPr>
      <w:r>
        <w:t>Example of Established Level</w:t>
      </w:r>
    </w:p>
    <w:p w14:paraId="6AE26869" w14:textId="2758B3DA" w:rsidR="2005BCE4" w:rsidRDefault="26ACE1B3">
      <w:pPr>
        <w:pStyle w:val="ListParagraph"/>
        <w:numPr>
          <w:ilvl w:val="0"/>
          <w:numId w:val="24"/>
        </w:numPr>
        <w:rPr>
          <w:rFonts w:ascii="Aptos" w:eastAsia="Aptos" w:hAnsi="Aptos" w:cs="Arial"/>
        </w:rPr>
      </w:pPr>
      <w:r w:rsidRPr="35FB01D3">
        <w:rPr>
          <w:rFonts w:ascii="Aptos" w:eastAsia="Aptos" w:hAnsi="Aptos" w:cs="Arial"/>
          <w:b/>
          <w:bCs/>
        </w:rPr>
        <w:t xml:space="preserve">Position: </w:t>
      </w:r>
      <w:r w:rsidR="58F22F48" w:rsidRPr="35FB01D3">
        <w:rPr>
          <w:rFonts w:ascii="Aptos" w:eastAsia="Aptos" w:hAnsi="Aptos" w:cs="Arial"/>
        </w:rPr>
        <w:t>Designated accessibility staff or trained multimedia reviewers formally assigned responsibility for evaluating video and audio accessibility.</w:t>
      </w:r>
    </w:p>
    <w:p w14:paraId="58134B58" w14:textId="751BF55B" w:rsidR="2005BCE4" w:rsidRDefault="6FAF5FAF">
      <w:pPr>
        <w:pStyle w:val="ListParagraph"/>
        <w:numPr>
          <w:ilvl w:val="0"/>
          <w:numId w:val="24"/>
        </w:numPr>
        <w:rPr>
          <w:rFonts w:ascii="Aptos" w:eastAsia="Aptos" w:hAnsi="Aptos" w:cs="Arial"/>
        </w:rPr>
      </w:pPr>
      <w:r w:rsidRPr="35FB01D3">
        <w:rPr>
          <w:rFonts w:ascii="Aptos" w:eastAsia="Aptos" w:hAnsi="Aptos" w:cs="Arial"/>
          <w:b/>
          <w:bCs/>
        </w:rPr>
        <w:t xml:space="preserve">Budget: </w:t>
      </w:r>
      <w:r w:rsidR="58F22F48" w:rsidRPr="35FB01D3">
        <w:rPr>
          <w:rFonts w:ascii="Aptos" w:eastAsia="Aptos" w:hAnsi="Aptos" w:cs="Arial"/>
        </w:rPr>
        <w:t>Allocated funding for captioning services, transcription services, audio description support, and staff time for manual quality review.</w:t>
      </w:r>
    </w:p>
    <w:p w14:paraId="518C2B56" w14:textId="1EA3FD6C" w:rsidR="2005BCE4" w:rsidRDefault="2D523D8C">
      <w:pPr>
        <w:pStyle w:val="ListParagraph"/>
        <w:numPr>
          <w:ilvl w:val="0"/>
          <w:numId w:val="24"/>
        </w:numPr>
        <w:rPr>
          <w:rFonts w:ascii="Aptos" w:eastAsia="Aptos" w:hAnsi="Aptos" w:cs="Arial"/>
        </w:rPr>
      </w:pPr>
      <w:r w:rsidRPr="35FB01D3">
        <w:rPr>
          <w:rFonts w:ascii="Aptos" w:eastAsia="Aptos" w:hAnsi="Aptos" w:cs="Arial"/>
          <w:b/>
          <w:bCs/>
        </w:rPr>
        <w:t xml:space="preserve">Procedures: </w:t>
      </w:r>
      <w:r w:rsidR="58F22F48" w:rsidRPr="35FB01D3">
        <w:rPr>
          <w:rFonts w:ascii="Aptos" w:eastAsia="Aptos" w:hAnsi="Aptos" w:cs="Arial"/>
        </w:rPr>
        <w:t>Documented campus-wide process defining evaluation criteria (caption accuracy thresholds, transcript standards, audio description decision tree, media player testing), review workflow, and remediation timelines.</w:t>
      </w:r>
    </w:p>
    <w:p w14:paraId="1CF3D041" w14:textId="43AE9C36" w:rsidR="2005BCE4" w:rsidRDefault="6B60723C">
      <w:pPr>
        <w:pStyle w:val="ListParagraph"/>
        <w:numPr>
          <w:ilvl w:val="0"/>
          <w:numId w:val="24"/>
        </w:numPr>
        <w:rPr>
          <w:rFonts w:ascii="Aptos" w:eastAsia="Aptos" w:hAnsi="Aptos" w:cs="Arial"/>
        </w:rPr>
      </w:pPr>
      <w:r w:rsidRPr="35FB01D3">
        <w:rPr>
          <w:rFonts w:ascii="Aptos" w:eastAsia="Aptos" w:hAnsi="Aptos" w:cs="Arial"/>
          <w:b/>
          <w:bCs/>
        </w:rPr>
        <w:t xml:space="preserve">Output: </w:t>
      </w:r>
      <w:r w:rsidR="58F22F48" w:rsidRPr="35FB01D3">
        <w:rPr>
          <w:rFonts w:ascii="Aptos" w:eastAsia="Aptos" w:hAnsi="Aptos" w:cs="Arial"/>
        </w:rPr>
        <w:t>Consistent accessibility review reports for multimedia content, with caption corrections, transcript updates, or audio descriptions completed prior to or promptly after publication.</w:t>
      </w:r>
    </w:p>
    <w:p w14:paraId="7458A985" w14:textId="3DD2DEDB" w:rsidR="1DAB7895" w:rsidRDefault="1DAB7895" w:rsidP="1DAB7895"/>
    <w:p w14:paraId="19769618" w14:textId="77777777" w:rsidR="00B10293" w:rsidRDefault="00B10293">
      <w:r>
        <w:br w:type="page"/>
      </w:r>
    </w:p>
    <w:p w14:paraId="66D1DBCD" w14:textId="660120CD" w:rsidR="00B10293" w:rsidRDefault="716121D4" w:rsidP="002F6E95">
      <w:pPr>
        <w:pStyle w:val="Heading4"/>
      </w:pPr>
      <w:r>
        <w:lastRenderedPageBreak/>
        <w:t xml:space="preserve">Success Indicator </w:t>
      </w:r>
      <w:r w:rsidRPr="35FB01D3">
        <w:rPr>
          <w:highlight w:val="yellow"/>
        </w:rPr>
        <w:t>1.14</w:t>
      </w:r>
      <w:r>
        <w:t xml:space="preserve"> Develop a process to distribute evaluation results to campus members and vendors responsible for electronic document maintenance.</w:t>
      </w:r>
    </w:p>
    <w:p w14:paraId="1BEA47FA" w14:textId="77777777" w:rsidR="00B10293" w:rsidRDefault="00B10293" w:rsidP="002F6E95">
      <w:pPr>
        <w:pStyle w:val="Heading5"/>
      </w:pPr>
      <w:r>
        <w:t>Purpose</w:t>
      </w:r>
    </w:p>
    <w:p w14:paraId="2ABE39A1" w14:textId="0E49010D" w:rsidR="683EE9D2" w:rsidRDefault="683EE9D2" w:rsidP="72746167">
      <w:pPr>
        <w:spacing w:line="259" w:lineRule="auto"/>
      </w:pPr>
      <w:r>
        <w:t xml:space="preserve">Ensure accessibility evaluations are communicated to campus members and vendors to highlight accessibility issues </w:t>
      </w:r>
    </w:p>
    <w:p w14:paraId="05D80902" w14:textId="77777777" w:rsidR="00B10293" w:rsidRDefault="00B10293" w:rsidP="002F6E95">
      <w:pPr>
        <w:pStyle w:val="Heading5"/>
      </w:pPr>
      <w:r>
        <w:t>Examples of Evidence</w:t>
      </w:r>
    </w:p>
    <w:p w14:paraId="26FFC6B9" w14:textId="26BCD351" w:rsidR="2B72379E" w:rsidRDefault="2B72379E">
      <w:pPr>
        <w:pStyle w:val="ListParagraph"/>
        <w:numPr>
          <w:ilvl w:val="0"/>
          <w:numId w:val="30"/>
        </w:numPr>
        <w:rPr>
          <w:rFonts w:ascii="Aptos" w:eastAsia="Aptos" w:hAnsi="Aptos" w:cs="Aptos"/>
        </w:rPr>
      </w:pPr>
      <w:r w:rsidRPr="114C4A0B">
        <w:rPr>
          <w:rFonts w:ascii="Aptos" w:eastAsia="Aptos" w:hAnsi="Aptos" w:cs="Aptos"/>
        </w:rPr>
        <w:t xml:space="preserve">Documented workflow for sharing accessibility evaluation results (e.g., reports, dashboards, ticketing systems) </w:t>
      </w:r>
    </w:p>
    <w:p w14:paraId="10C454A1" w14:textId="0AEA8494" w:rsidR="2B72379E" w:rsidRDefault="2B72379E">
      <w:pPr>
        <w:pStyle w:val="ListParagraph"/>
        <w:numPr>
          <w:ilvl w:val="0"/>
          <w:numId w:val="30"/>
        </w:numPr>
        <w:rPr>
          <w:rFonts w:ascii="Aptos" w:eastAsia="Aptos" w:hAnsi="Aptos" w:cs="Aptos"/>
        </w:rPr>
      </w:pPr>
      <w:r w:rsidRPr="114C4A0B">
        <w:rPr>
          <w:rFonts w:ascii="Aptos" w:eastAsia="Aptos" w:hAnsi="Aptos" w:cs="Aptos"/>
        </w:rPr>
        <w:t xml:space="preserve">Standardized report templates that clearly identify issues, severity, and recommended fixes </w:t>
      </w:r>
    </w:p>
    <w:p w14:paraId="48E24797" w14:textId="68D2A7D2" w:rsidR="2B72379E" w:rsidRDefault="2B72379E">
      <w:pPr>
        <w:pStyle w:val="ListParagraph"/>
        <w:numPr>
          <w:ilvl w:val="0"/>
          <w:numId w:val="30"/>
        </w:numPr>
        <w:rPr>
          <w:rFonts w:ascii="Aptos" w:eastAsia="Aptos" w:hAnsi="Aptos" w:cs="Aptos"/>
        </w:rPr>
      </w:pPr>
      <w:r w:rsidRPr="114C4A0B">
        <w:rPr>
          <w:rFonts w:ascii="Aptos" w:eastAsia="Aptos" w:hAnsi="Aptos" w:cs="Aptos"/>
        </w:rPr>
        <w:t xml:space="preserve">Communication logs or records showing results sent to document owners or vendors </w:t>
      </w:r>
    </w:p>
    <w:p w14:paraId="6FD19C46" w14:textId="6ED8F4EC" w:rsidR="2B72379E" w:rsidRDefault="2B72379E">
      <w:pPr>
        <w:pStyle w:val="ListParagraph"/>
        <w:numPr>
          <w:ilvl w:val="0"/>
          <w:numId w:val="30"/>
        </w:numPr>
        <w:rPr>
          <w:rFonts w:ascii="Aptos" w:eastAsia="Aptos" w:hAnsi="Aptos" w:cs="Aptos"/>
        </w:rPr>
      </w:pPr>
      <w:r w:rsidRPr="114C4A0B">
        <w:rPr>
          <w:rFonts w:ascii="Aptos" w:eastAsia="Aptos" w:hAnsi="Aptos" w:cs="Aptos"/>
        </w:rPr>
        <w:t xml:space="preserve">Integration with service management or project tracking tools (e.g., Jira, ServiceNow, TeamDynamix) </w:t>
      </w:r>
    </w:p>
    <w:p w14:paraId="20525939" w14:textId="7DF2EE92" w:rsidR="2B72379E" w:rsidRDefault="2B72379E">
      <w:pPr>
        <w:pStyle w:val="ListParagraph"/>
        <w:numPr>
          <w:ilvl w:val="0"/>
          <w:numId w:val="30"/>
        </w:numPr>
        <w:rPr>
          <w:rFonts w:ascii="Aptos" w:eastAsia="Aptos" w:hAnsi="Aptos" w:cs="Aptos"/>
        </w:rPr>
      </w:pPr>
      <w:r w:rsidRPr="114C4A0B">
        <w:rPr>
          <w:rFonts w:ascii="Aptos" w:eastAsia="Aptos" w:hAnsi="Aptos" w:cs="Aptos"/>
        </w:rPr>
        <w:t xml:space="preserve">Defined roles and responsibilities for distributing and receiving evaluation results </w:t>
      </w:r>
    </w:p>
    <w:p w14:paraId="35D4CE71" w14:textId="74FEB626" w:rsidR="2B72379E" w:rsidRDefault="2B72379E">
      <w:pPr>
        <w:pStyle w:val="ListParagraph"/>
        <w:numPr>
          <w:ilvl w:val="0"/>
          <w:numId w:val="30"/>
        </w:numPr>
        <w:rPr>
          <w:rFonts w:ascii="Aptos" w:eastAsia="Aptos" w:hAnsi="Aptos" w:cs="Aptos"/>
        </w:rPr>
      </w:pPr>
      <w:r w:rsidRPr="114C4A0B">
        <w:rPr>
          <w:rFonts w:ascii="Aptos" w:eastAsia="Aptos" w:hAnsi="Aptos" w:cs="Aptos"/>
        </w:rPr>
        <w:t>Guidance or training materials explaining how to interpret and act on evaluation findings</w:t>
      </w:r>
    </w:p>
    <w:p w14:paraId="16E58CB3" w14:textId="0D8B2564" w:rsidR="114C4A0B" w:rsidRDefault="114C4A0B" w:rsidP="114C4A0B"/>
    <w:p w14:paraId="4BDE3445" w14:textId="77777777" w:rsidR="00B10293" w:rsidRDefault="00B10293" w:rsidP="002F6E95">
      <w:pPr>
        <w:pStyle w:val="Heading5"/>
      </w:pPr>
      <w:r>
        <w:t>Example of Established Level</w:t>
      </w:r>
    </w:p>
    <w:p w14:paraId="0F6BD698" w14:textId="7E70EFA7" w:rsidR="75E9151A" w:rsidRDefault="6E36FD08">
      <w:pPr>
        <w:pStyle w:val="ListParagraph"/>
        <w:numPr>
          <w:ilvl w:val="0"/>
          <w:numId w:val="23"/>
        </w:numPr>
        <w:spacing w:before="240" w:after="240"/>
        <w:rPr>
          <w:rFonts w:ascii="Aptos" w:eastAsia="Aptos" w:hAnsi="Aptos" w:cs="Aptos"/>
        </w:rPr>
      </w:pPr>
      <w:r w:rsidRPr="35FB01D3">
        <w:rPr>
          <w:rFonts w:ascii="Aptos" w:eastAsia="Aptos" w:hAnsi="Aptos" w:cs="Aptos"/>
          <w:b/>
          <w:bCs/>
        </w:rPr>
        <w:t xml:space="preserve">Position: </w:t>
      </w:r>
      <w:r w:rsidR="216EB746" w:rsidRPr="35FB01D3">
        <w:rPr>
          <w:rFonts w:ascii="Aptos" w:eastAsia="Aptos" w:hAnsi="Aptos" w:cs="Aptos"/>
        </w:rPr>
        <w:t xml:space="preserve">Responsibility for distributing document accessibility evaluation results is formally assigned to a designated role or team (e.g., ATI team, digital accessibility specialist) </w:t>
      </w:r>
    </w:p>
    <w:p w14:paraId="6F84FA72" w14:textId="2C111ACF" w:rsidR="75E9151A" w:rsidRDefault="2110EB7B">
      <w:pPr>
        <w:pStyle w:val="ListParagraph"/>
        <w:numPr>
          <w:ilvl w:val="0"/>
          <w:numId w:val="23"/>
        </w:numPr>
        <w:spacing w:before="240" w:after="240"/>
        <w:rPr>
          <w:rFonts w:ascii="Aptos" w:eastAsia="Aptos" w:hAnsi="Aptos" w:cs="Aptos"/>
        </w:rPr>
      </w:pPr>
      <w:r w:rsidRPr="35FB01D3">
        <w:rPr>
          <w:rFonts w:ascii="Aptos" w:eastAsia="Aptos" w:hAnsi="Aptos" w:cs="Aptos"/>
          <w:b/>
          <w:bCs/>
        </w:rPr>
        <w:t xml:space="preserve">Budget: </w:t>
      </w:r>
      <w:r w:rsidR="216EB746" w:rsidRPr="35FB01D3">
        <w:rPr>
          <w:rFonts w:ascii="Aptos" w:eastAsia="Aptos" w:hAnsi="Aptos" w:cs="Aptos"/>
        </w:rPr>
        <w:t xml:space="preserve">Funding is allocated for tools or systems (e.g., reporting platforms, ticketing systems) that support consistent distribution and tracking of evaluation results </w:t>
      </w:r>
    </w:p>
    <w:p w14:paraId="41B24794" w14:textId="74F7D978" w:rsidR="75E9151A" w:rsidRDefault="64FA6219">
      <w:pPr>
        <w:pStyle w:val="ListParagraph"/>
        <w:numPr>
          <w:ilvl w:val="0"/>
          <w:numId w:val="23"/>
        </w:numPr>
        <w:spacing w:before="240" w:after="240"/>
        <w:rPr>
          <w:rFonts w:ascii="Aptos" w:eastAsia="Aptos" w:hAnsi="Aptos" w:cs="Aptos"/>
        </w:rPr>
      </w:pPr>
      <w:r w:rsidRPr="35FB01D3">
        <w:rPr>
          <w:rFonts w:ascii="Aptos" w:eastAsia="Aptos" w:hAnsi="Aptos" w:cs="Aptos"/>
          <w:b/>
          <w:bCs/>
        </w:rPr>
        <w:t xml:space="preserve">Procedures: </w:t>
      </w:r>
      <w:r w:rsidR="216EB746" w:rsidRPr="35FB01D3">
        <w:rPr>
          <w:rFonts w:ascii="Aptos" w:eastAsia="Aptos" w:hAnsi="Aptos" w:cs="Aptos"/>
        </w:rPr>
        <w:t xml:space="preserve">A documented, standardized process ensures evaluation results are consistently shared with responsible campus units and vendors, including clear timelines and escalation paths </w:t>
      </w:r>
    </w:p>
    <w:p w14:paraId="00FD4539" w14:textId="71145CE2" w:rsidR="75E9151A" w:rsidRDefault="4A0F94C5">
      <w:pPr>
        <w:pStyle w:val="ListParagraph"/>
        <w:numPr>
          <w:ilvl w:val="0"/>
          <w:numId w:val="23"/>
        </w:numPr>
        <w:spacing w:before="240" w:after="240"/>
        <w:rPr>
          <w:rFonts w:ascii="Aptos" w:eastAsia="Aptos" w:hAnsi="Aptos" w:cs="Aptos"/>
        </w:rPr>
      </w:pPr>
      <w:r w:rsidRPr="35FB01D3">
        <w:rPr>
          <w:rFonts w:ascii="Aptos" w:eastAsia="Aptos" w:hAnsi="Aptos" w:cs="Aptos"/>
          <w:b/>
          <w:bCs/>
        </w:rPr>
        <w:t xml:space="preserve">Output: </w:t>
      </w:r>
      <w:r w:rsidR="216EB746" w:rsidRPr="35FB01D3">
        <w:rPr>
          <w:rFonts w:ascii="Aptos" w:eastAsia="Aptos" w:hAnsi="Aptos" w:cs="Aptos"/>
        </w:rPr>
        <w:t>Accessibility evaluation results for electronic documents are routinely distributed in a structured, trackable format, enabling consistent remediation across campus</w:t>
      </w:r>
    </w:p>
    <w:p w14:paraId="15208C95" w14:textId="7CCFB772" w:rsidR="114C4A0B" w:rsidRDefault="114C4A0B" w:rsidP="114C4A0B"/>
    <w:p w14:paraId="26880ACB" w14:textId="77777777" w:rsidR="00B10293" w:rsidRDefault="00B10293">
      <w:r>
        <w:br w:type="page"/>
      </w:r>
    </w:p>
    <w:p w14:paraId="6D209F66" w14:textId="3679325F" w:rsidR="00B10293" w:rsidRDefault="716121D4" w:rsidP="002F6E95">
      <w:pPr>
        <w:pStyle w:val="Heading4"/>
      </w:pPr>
      <w:r>
        <w:lastRenderedPageBreak/>
        <w:t xml:space="preserve">Success Indicator </w:t>
      </w:r>
      <w:r w:rsidRPr="35FB01D3">
        <w:rPr>
          <w:highlight w:val="yellow"/>
        </w:rPr>
        <w:t>1.15</w:t>
      </w:r>
      <w:r>
        <w:t xml:space="preserve"> Ensure that campus members involved in maintaining electronic documents are familiar with the accessibility evaluation process and accessibility requirements.</w:t>
      </w:r>
    </w:p>
    <w:p w14:paraId="179010AE" w14:textId="77777777" w:rsidR="00B10293" w:rsidRDefault="00B10293" w:rsidP="002F6E95">
      <w:pPr>
        <w:pStyle w:val="Heading5"/>
      </w:pPr>
      <w:r>
        <w:t>Purpose</w:t>
      </w:r>
    </w:p>
    <w:p w14:paraId="133B4A08" w14:textId="477F8801" w:rsidR="154FB45E" w:rsidRDefault="154FB45E" w:rsidP="1810F570">
      <w:pPr>
        <w:rPr>
          <w:rFonts w:ascii="Aptos" w:eastAsia="Aptos" w:hAnsi="Aptos" w:cs="Aptos"/>
        </w:rPr>
      </w:pPr>
      <w:r w:rsidRPr="1810F570">
        <w:rPr>
          <w:rFonts w:ascii="Aptos" w:eastAsia="Aptos" w:hAnsi="Aptos" w:cs="Aptos"/>
        </w:rPr>
        <w:t xml:space="preserve">Ensure that the results of accessibility evaluations for electronic documents (e.g., PDFs, Word documents, spreadsheets, presentations) are consistently communicated to those responsible for remediation. </w:t>
      </w:r>
    </w:p>
    <w:p w14:paraId="0CDCAA2C" w14:textId="531B9018" w:rsidR="00B10293" w:rsidRDefault="00B10293" w:rsidP="002F6E95">
      <w:pPr>
        <w:pStyle w:val="Heading5"/>
      </w:pPr>
      <w:r>
        <w:t>Examples of Evidence</w:t>
      </w:r>
    </w:p>
    <w:p w14:paraId="168FE661" w14:textId="63202444" w:rsidR="3FC2428A" w:rsidRDefault="3FC2428A">
      <w:pPr>
        <w:pStyle w:val="ListParagraph"/>
        <w:numPr>
          <w:ilvl w:val="0"/>
          <w:numId w:val="30"/>
        </w:numPr>
        <w:rPr>
          <w:rFonts w:ascii="Aptos" w:eastAsia="Aptos" w:hAnsi="Aptos" w:cs="Aptos"/>
        </w:rPr>
      </w:pPr>
      <w:r w:rsidRPr="4E4FD0D2">
        <w:rPr>
          <w:rFonts w:ascii="Aptos" w:eastAsia="Aptos" w:hAnsi="Aptos" w:cs="Aptos"/>
        </w:rPr>
        <w:t xml:space="preserve">Documented workflow for sharing accessibility evaluation results (e.g., reports, dashboards, ticketing systems) </w:t>
      </w:r>
    </w:p>
    <w:p w14:paraId="4492D9EF" w14:textId="45A06E3C" w:rsidR="3FC2428A" w:rsidRDefault="3FC2428A">
      <w:pPr>
        <w:pStyle w:val="ListParagraph"/>
        <w:numPr>
          <w:ilvl w:val="0"/>
          <w:numId w:val="30"/>
        </w:numPr>
        <w:rPr>
          <w:rFonts w:ascii="Aptos" w:eastAsia="Aptos" w:hAnsi="Aptos" w:cs="Aptos"/>
        </w:rPr>
      </w:pPr>
      <w:r w:rsidRPr="4E4FD0D2">
        <w:rPr>
          <w:rFonts w:ascii="Aptos" w:eastAsia="Aptos" w:hAnsi="Aptos" w:cs="Aptos"/>
        </w:rPr>
        <w:t xml:space="preserve">Standardized report templates that clearly identify issues, severity, and recommended fixes </w:t>
      </w:r>
    </w:p>
    <w:p w14:paraId="3DB20A85" w14:textId="7B852570" w:rsidR="3FC2428A" w:rsidRDefault="3FC2428A">
      <w:pPr>
        <w:pStyle w:val="ListParagraph"/>
        <w:numPr>
          <w:ilvl w:val="0"/>
          <w:numId w:val="30"/>
        </w:numPr>
        <w:rPr>
          <w:rFonts w:ascii="Aptos" w:eastAsia="Aptos" w:hAnsi="Aptos" w:cs="Aptos"/>
        </w:rPr>
      </w:pPr>
      <w:r w:rsidRPr="4E4FD0D2">
        <w:rPr>
          <w:rFonts w:ascii="Aptos" w:eastAsia="Aptos" w:hAnsi="Aptos" w:cs="Aptos"/>
        </w:rPr>
        <w:t xml:space="preserve">Communication logs or records showing results sent to document owners or vendors </w:t>
      </w:r>
    </w:p>
    <w:p w14:paraId="44832910" w14:textId="58D06AF3" w:rsidR="3FC2428A" w:rsidRDefault="3FC2428A">
      <w:pPr>
        <w:pStyle w:val="ListParagraph"/>
        <w:numPr>
          <w:ilvl w:val="0"/>
          <w:numId w:val="30"/>
        </w:numPr>
        <w:rPr>
          <w:rFonts w:ascii="Aptos" w:eastAsia="Aptos" w:hAnsi="Aptos" w:cs="Aptos"/>
        </w:rPr>
      </w:pPr>
      <w:r w:rsidRPr="4E4FD0D2">
        <w:rPr>
          <w:rFonts w:ascii="Aptos" w:eastAsia="Aptos" w:hAnsi="Aptos" w:cs="Aptos"/>
        </w:rPr>
        <w:t xml:space="preserve">Integration with service management or project tracking tools (e.g., Jira, ServiceNow, TeamDynamix) </w:t>
      </w:r>
    </w:p>
    <w:p w14:paraId="6A828C50" w14:textId="0EC8EDCB" w:rsidR="3FC2428A" w:rsidRDefault="3FC2428A">
      <w:pPr>
        <w:pStyle w:val="ListParagraph"/>
        <w:numPr>
          <w:ilvl w:val="0"/>
          <w:numId w:val="30"/>
        </w:numPr>
        <w:rPr>
          <w:rFonts w:ascii="Aptos" w:eastAsia="Aptos" w:hAnsi="Aptos" w:cs="Aptos"/>
        </w:rPr>
      </w:pPr>
      <w:r w:rsidRPr="4E4FD0D2">
        <w:rPr>
          <w:rFonts w:ascii="Aptos" w:eastAsia="Aptos" w:hAnsi="Aptos" w:cs="Aptos"/>
        </w:rPr>
        <w:t xml:space="preserve">Defined roles and responsibilities for distributing and receiving evaluation results </w:t>
      </w:r>
    </w:p>
    <w:p w14:paraId="06B38FEA" w14:textId="5F06DFCC" w:rsidR="3FC2428A" w:rsidRDefault="3FC2428A">
      <w:pPr>
        <w:pStyle w:val="ListParagraph"/>
        <w:numPr>
          <w:ilvl w:val="0"/>
          <w:numId w:val="30"/>
        </w:numPr>
        <w:rPr>
          <w:rFonts w:ascii="Aptos" w:eastAsia="Aptos" w:hAnsi="Aptos" w:cs="Aptos"/>
        </w:rPr>
      </w:pPr>
      <w:r w:rsidRPr="4E4FD0D2">
        <w:rPr>
          <w:rFonts w:ascii="Aptos" w:eastAsia="Aptos" w:hAnsi="Aptos" w:cs="Aptos"/>
        </w:rPr>
        <w:t>Guidance or training materials explaining how to interpret and act on evaluation findings</w:t>
      </w:r>
    </w:p>
    <w:p w14:paraId="2AC2A2D8" w14:textId="2285F623" w:rsidR="1810F570" w:rsidRDefault="1810F570" w:rsidP="1810F570"/>
    <w:p w14:paraId="08790DFD" w14:textId="77777777" w:rsidR="00B10293" w:rsidRDefault="00B10293" w:rsidP="002F6E95">
      <w:pPr>
        <w:pStyle w:val="Heading5"/>
      </w:pPr>
      <w:r>
        <w:t>Example of Established Level</w:t>
      </w:r>
    </w:p>
    <w:p w14:paraId="38B26519" w14:textId="36D7139C" w:rsidR="4C76D879" w:rsidRDefault="4E0869BC">
      <w:pPr>
        <w:pStyle w:val="ListParagraph"/>
        <w:numPr>
          <w:ilvl w:val="0"/>
          <w:numId w:val="88"/>
        </w:numPr>
        <w:spacing w:before="240" w:after="240"/>
        <w:rPr>
          <w:rFonts w:ascii="Aptos" w:eastAsia="Aptos" w:hAnsi="Aptos" w:cs="Aptos"/>
        </w:rPr>
      </w:pPr>
      <w:r w:rsidRPr="35FB01D3">
        <w:rPr>
          <w:rFonts w:ascii="Aptos" w:eastAsia="Aptos" w:hAnsi="Aptos" w:cs="Aptos"/>
          <w:b/>
          <w:bCs/>
        </w:rPr>
        <w:t xml:space="preserve">Position: </w:t>
      </w:r>
      <w:r w:rsidR="0579933F" w:rsidRPr="35FB01D3">
        <w:rPr>
          <w:rFonts w:ascii="Aptos" w:eastAsia="Aptos" w:hAnsi="Aptos" w:cs="Aptos"/>
        </w:rPr>
        <w:t xml:space="preserve">Responsibility for distributing document accessibility evaluation results is formally assigned to a designated role or team (e.g., ATI team, digital accessibility specialist) </w:t>
      </w:r>
    </w:p>
    <w:p w14:paraId="421A5FA8" w14:textId="5954151C" w:rsidR="4C76D879" w:rsidRDefault="2110EB7B">
      <w:pPr>
        <w:pStyle w:val="ListParagraph"/>
        <w:numPr>
          <w:ilvl w:val="0"/>
          <w:numId w:val="88"/>
        </w:numPr>
        <w:spacing w:before="240" w:after="240"/>
        <w:rPr>
          <w:rFonts w:ascii="Aptos" w:eastAsia="Aptos" w:hAnsi="Aptos" w:cs="Aptos"/>
        </w:rPr>
      </w:pPr>
      <w:r w:rsidRPr="35FB01D3">
        <w:rPr>
          <w:rFonts w:ascii="Aptos" w:eastAsia="Aptos" w:hAnsi="Aptos" w:cs="Aptos"/>
          <w:b/>
          <w:bCs/>
        </w:rPr>
        <w:t xml:space="preserve">Budget: </w:t>
      </w:r>
      <w:r w:rsidR="0579933F" w:rsidRPr="35FB01D3">
        <w:rPr>
          <w:rFonts w:ascii="Aptos" w:eastAsia="Aptos" w:hAnsi="Aptos" w:cs="Aptos"/>
        </w:rPr>
        <w:t xml:space="preserve">Funding is allocated for tools or systems (e.g., reporting platforms, ticketing systems) that support consistent distribution and tracking of evaluation results </w:t>
      </w:r>
    </w:p>
    <w:p w14:paraId="00BC205B" w14:textId="6F149615" w:rsidR="4C76D879" w:rsidRDefault="3007220D">
      <w:pPr>
        <w:pStyle w:val="ListParagraph"/>
        <w:numPr>
          <w:ilvl w:val="0"/>
          <w:numId w:val="88"/>
        </w:numPr>
        <w:spacing w:before="240" w:after="240"/>
        <w:rPr>
          <w:rFonts w:ascii="Aptos" w:eastAsia="Aptos" w:hAnsi="Aptos" w:cs="Aptos"/>
        </w:rPr>
      </w:pPr>
      <w:r w:rsidRPr="35FB01D3">
        <w:rPr>
          <w:rFonts w:ascii="Aptos" w:eastAsia="Aptos" w:hAnsi="Aptos" w:cs="Aptos"/>
          <w:b/>
          <w:bCs/>
        </w:rPr>
        <w:t xml:space="preserve">Procedures: </w:t>
      </w:r>
      <w:r w:rsidR="0579933F" w:rsidRPr="35FB01D3">
        <w:rPr>
          <w:rFonts w:ascii="Aptos" w:eastAsia="Aptos" w:hAnsi="Aptos" w:cs="Aptos"/>
        </w:rPr>
        <w:t xml:space="preserve">A documented, standardized process ensures evaluation results are consistently shared with responsible campus units and vendors, including clear timelines and escalation paths </w:t>
      </w:r>
    </w:p>
    <w:p w14:paraId="0B9D8BE3" w14:textId="11AF861B" w:rsidR="4C76D879" w:rsidRDefault="47738724">
      <w:pPr>
        <w:pStyle w:val="ListParagraph"/>
        <w:numPr>
          <w:ilvl w:val="0"/>
          <w:numId w:val="88"/>
        </w:numPr>
        <w:spacing w:before="240" w:after="240"/>
        <w:rPr>
          <w:rFonts w:ascii="Aptos" w:eastAsia="Aptos" w:hAnsi="Aptos" w:cs="Aptos"/>
        </w:rPr>
      </w:pPr>
      <w:r w:rsidRPr="35FB01D3">
        <w:rPr>
          <w:rFonts w:ascii="Aptos" w:eastAsia="Aptos" w:hAnsi="Aptos" w:cs="Aptos"/>
          <w:b/>
          <w:bCs/>
        </w:rPr>
        <w:t xml:space="preserve">Output: </w:t>
      </w:r>
      <w:r w:rsidR="0579933F" w:rsidRPr="35FB01D3">
        <w:rPr>
          <w:rFonts w:ascii="Aptos" w:eastAsia="Aptos" w:hAnsi="Aptos" w:cs="Aptos"/>
        </w:rPr>
        <w:t>Accessibility evaluation results for electronic documents are routinely distributed in a structured, trackable format, enabling consistent remediation across campus</w:t>
      </w:r>
    </w:p>
    <w:p w14:paraId="7903078E" w14:textId="4B408552" w:rsidR="1984D885" w:rsidRDefault="1984D885" w:rsidP="1984D885"/>
    <w:p w14:paraId="43F3C8EF" w14:textId="77777777" w:rsidR="009C0E74" w:rsidRDefault="00B10293">
      <w:pPr>
        <w:sectPr w:rsidR="009C0E74" w:rsidSect="00EE5784">
          <w:headerReference w:type="default" r:id="rId17"/>
          <w:footerReference w:type="default" r:id="rId18"/>
          <w:pgSz w:w="12240" w:h="15840"/>
          <w:pgMar w:top="720" w:right="720" w:bottom="720" w:left="720" w:header="720" w:footer="720" w:gutter="0"/>
          <w:cols w:space="720"/>
          <w:docGrid w:linePitch="360"/>
        </w:sectPr>
      </w:pPr>
      <w:r>
        <w:br w:type="page"/>
      </w:r>
    </w:p>
    <w:p w14:paraId="05395A87" w14:textId="14DD7092" w:rsidR="00B10293" w:rsidRDefault="00B10293" w:rsidP="00712719">
      <w:pPr>
        <w:pStyle w:val="Heading2"/>
      </w:pPr>
      <w:bookmarkStart w:id="15" w:name="_Instructional_Materials_Success"/>
      <w:bookmarkStart w:id="16" w:name="_Toc225336584"/>
      <w:bookmarkEnd w:id="15"/>
      <w:r>
        <w:lastRenderedPageBreak/>
        <w:t>Instructional Materials</w:t>
      </w:r>
      <w:r w:rsidR="009C0E74">
        <w:t xml:space="preserve"> Success Indicators</w:t>
      </w:r>
      <w:bookmarkEnd w:id="16"/>
    </w:p>
    <w:p w14:paraId="71635A4C" w14:textId="5F4DB5D7" w:rsidR="00B10293" w:rsidRDefault="009C0E74" w:rsidP="009C0E74">
      <w:pPr>
        <w:pStyle w:val="Heading3"/>
      </w:pPr>
      <w:bookmarkStart w:id="17" w:name="_Toc225336585"/>
      <w:r>
        <w:t xml:space="preserve">Instructional Materials Goal 1: </w:t>
      </w:r>
      <w:r>
        <w:rPr>
          <w:rFonts w:ascii="Arial" w:hAnsi="Arial"/>
        </w:rPr>
        <w:t> </w:t>
      </w:r>
      <w:r>
        <w:t>Timely Adoption of Instructional Materials</w:t>
      </w:r>
      <w:bookmarkEnd w:id="17"/>
    </w:p>
    <w:p w14:paraId="3CEA69B4" w14:textId="512BBBFC" w:rsidR="00B10293" w:rsidRDefault="00B10293" w:rsidP="002F6E95">
      <w:pPr>
        <w:pStyle w:val="Heading4"/>
      </w:pPr>
      <w:r>
        <w:t>Success Indicator</w:t>
      </w:r>
      <w:r w:rsidR="009C0E74">
        <w:t xml:space="preserve"> </w:t>
      </w:r>
      <w:r w:rsidR="009C0E74" w:rsidRPr="009C0E74">
        <w:t>1.2</w:t>
      </w:r>
      <w:r w:rsidR="008539B0">
        <w:t>:</w:t>
      </w:r>
      <w:r w:rsidR="009C0E74" w:rsidRPr="009C0E74">
        <w:t xml:space="preserve"> Develop a process (e.g., developed and documented practices, specified staff time, educational/training resources, and technology) to achieve compliance with timely adoption.</w:t>
      </w:r>
    </w:p>
    <w:p w14:paraId="59FB1221" w14:textId="77777777" w:rsidR="00287781" w:rsidRDefault="00B10293" w:rsidP="00AD64F9">
      <w:pPr>
        <w:pStyle w:val="Heading5"/>
      </w:pPr>
      <w:r>
        <w:t>Purpose</w:t>
      </w:r>
      <w:r w:rsidR="00AD64F9">
        <w:t xml:space="preserve">: </w:t>
      </w:r>
    </w:p>
    <w:p w14:paraId="1DD2B0F5" w14:textId="4247DD21" w:rsidR="00AD64F9" w:rsidRDefault="00AD64F9" w:rsidP="00287781">
      <w:r>
        <w:t>The purpose of this indicator is to ensure the campus has a defined, repeatable, and documented process that supports the timely adoption of instructional materials in compliance with applicable accessibility requirements. This includes clearly assigning responsibility, allocating sufficient staff time, providing appropriate training and guidance, and using tools or systems that enable early identification, review, and remediation of instructional materials prior to course delivery.</w:t>
      </w:r>
    </w:p>
    <w:p w14:paraId="36DB5A1B" w14:textId="77777777" w:rsidR="00AD64F9" w:rsidRDefault="00AD64F9" w:rsidP="005E7EC3"/>
    <w:p w14:paraId="07E5FB01" w14:textId="764A0CEF" w:rsidR="00B10293" w:rsidRDefault="00AD64F9" w:rsidP="00287781">
      <w:r>
        <w:t xml:space="preserve">A well-established process </w:t>
      </w:r>
      <w:r w:rsidR="00F37580">
        <w:t>ensures</w:t>
      </w:r>
      <w:r w:rsidR="00C82F46">
        <w:t xml:space="preserve"> </w:t>
      </w:r>
      <w:r w:rsidR="0028370C">
        <w:t xml:space="preserve">instructional materials are in place for early registration and accommodation workflows, </w:t>
      </w:r>
      <w:r>
        <w:t>reduces last-minute remediation, improves student access from the first day of instruction, and supports sustainable compliance across academic terms.</w:t>
      </w:r>
    </w:p>
    <w:p w14:paraId="16EE5B28" w14:textId="77777777" w:rsidR="008539B0" w:rsidRDefault="008539B0" w:rsidP="005E7EC3"/>
    <w:p w14:paraId="1CDB1C53" w14:textId="77777777" w:rsidR="00302D1F" w:rsidRDefault="00302D1F" w:rsidP="00302D1F">
      <w:pPr>
        <w:pStyle w:val="Heading5"/>
      </w:pPr>
      <w:r>
        <w:t>Examples of Evidence</w:t>
      </w:r>
    </w:p>
    <w:p w14:paraId="02CD471F" w14:textId="77777777" w:rsidR="00302D1F" w:rsidRDefault="00302D1F" w:rsidP="00287781">
      <w:r>
        <w:t>Campuses may demonstrate progress or achievement of this indicator through evidence such as:</w:t>
      </w:r>
    </w:p>
    <w:p w14:paraId="182E25FD" w14:textId="5CCB7A94" w:rsidR="00302D1F" w:rsidRDefault="00302D1F">
      <w:pPr>
        <w:pStyle w:val="ListParagraph"/>
        <w:numPr>
          <w:ilvl w:val="0"/>
          <w:numId w:val="82"/>
        </w:numPr>
      </w:pPr>
      <w:r>
        <w:t>A documented instructional materials adoption workflow outlining roles, timelines, and decision points</w:t>
      </w:r>
    </w:p>
    <w:p w14:paraId="3D741774" w14:textId="30F321B2" w:rsidR="00302D1F" w:rsidRDefault="00302D1F">
      <w:pPr>
        <w:pStyle w:val="ListParagraph"/>
        <w:numPr>
          <w:ilvl w:val="0"/>
          <w:numId w:val="82"/>
        </w:numPr>
      </w:pPr>
      <w:r>
        <w:t>Written procedures or guidance for faculty and departments on adoption deadlines</w:t>
      </w:r>
    </w:p>
    <w:p w14:paraId="29B4A4FE" w14:textId="48E9B0DF" w:rsidR="00302D1F" w:rsidRDefault="00302D1F">
      <w:pPr>
        <w:pStyle w:val="ListParagraph"/>
        <w:numPr>
          <w:ilvl w:val="0"/>
          <w:numId w:val="82"/>
        </w:numPr>
      </w:pPr>
      <w:commentRangeStart w:id="18"/>
      <w:r>
        <w:t>Defined staff roles responsible for coordinating adoption and accessibility review</w:t>
      </w:r>
    </w:p>
    <w:p w14:paraId="122A74AD" w14:textId="483335E6" w:rsidR="00302D1F" w:rsidRDefault="00302D1F">
      <w:pPr>
        <w:pStyle w:val="ListParagraph"/>
        <w:numPr>
          <w:ilvl w:val="0"/>
          <w:numId w:val="82"/>
        </w:numPr>
      </w:pPr>
      <w:r>
        <w:t>Allocation of dedicated staff time for instructional materials review and coordination</w:t>
      </w:r>
      <w:commentRangeEnd w:id="18"/>
      <w:r w:rsidR="00287781">
        <w:rPr>
          <w:rStyle w:val="CommentReference"/>
          <w:sz w:val="24"/>
          <w:szCs w:val="24"/>
        </w:rPr>
        <w:commentReference w:id="18"/>
      </w:r>
    </w:p>
    <w:p w14:paraId="01CAC082" w14:textId="6FA79F0E" w:rsidR="00302D1F" w:rsidRDefault="00302D1F">
      <w:pPr>
        <w:pStyle w:val="ListParagraph"/>
        <w:numPr>
          <w:ilvl w:val="0"/>
          <w:numId w:val="82"/>
        </w:numPr>
      </w:pPr>
      <w:r>
        <w:t>Training materials, workshops, or onboarding resources for faculty and instructional designers</w:t>
      </w:r>
    </w:p>
    <w:p w14:paraId="5A47DC6B" w14:textId="0C8DC883" w:rsidR="00302D1F" w:rsidRDefault="00302D1F">
      <w:pPr>
        <w:pStyle w:val="ListParagraph"/>
        <w:numPr>
          <w:ilvl w:val="0"/>
          <w:numId w:val="82"/>
        </w:numPr>
      </w:pPr>
      <w:r>
        <w:t>Use of technology or systems such as LMS reporting, adoption tracking tools, or curriculum management platforms</w:t>
      </w:r>
    </w:p>
    <w:p w14:paraId="11DFE0A0" w14:textId="3651F6C6" w:rsidR="00302D1F" w:rsidRDefault="00302D1F">
      <w:pPr>
        <w:pStyle w:val="ListParagraph"/>
        <w:numPr>
          <w:ilvl w:val="0"/>
          <w:numId w:val="82"/>
        </w:numPr>
      </w:pPr>
      <w:commentRangeStart w:id="19"/>
      <w:r>
        <w:t>Communications or reminders sent to faculty regarding adoption deadlines and accessibility requirements</w:t>
      </w:r>
      <w:commentRangeEnd w:id="19"/>
      <w:r w:rsidR="00B552B9">
        <w:rPr>
          <w:rStyle w:val="CommentReference"/>
          <w:sz w:val="24"/>
          <w:szCs w:val="24"/>
        </w:rPr>
        <w:commentReference w:id="19"/>
      </w:r>
    </w:p>
    <w:p w14:paraId="3F7523E7" w14:textId="680A2708" w:rsidR="00302D1F" w:rsidRDefault="00302D1F">
      <w:pPr>
        <w:pStyle w:val="ListParagraph"/>
        <w:numPr>
          <w:ilvl w:val="0"/>
          <w:numId w:val="82"/>
        </w:numPr>
      </w:pPr>
      <w:r>
        <w:t>Records</w:t>
      </w:r>
      <w:r w:rsidR="00035E57">
        <w:t xml:space="preserve"> or statistics</w:t>
      </w:r>
      <w:r>
        <w:t xml:space="preserve"> showing early adoption timelines aligned with accessibility review cycles</w:t>
      </w:r>
      <w:r w:rsidR="00035E57">
        <w:t xml:space="preserve"> avai</w:t>
      </w:r>
      <w:r w:rsidR="00A756B3">
        <w:t>la</w:t>
      </w:r>
      <w:r w:rsidR="00035E57">
        <w:t>ble t</w:t>
      </w:r>
      <w:r w:rsidR="00A756B3">
        <w:t>hr</w:t>
      </w:r>
      <w:r w:rsidR="00035E57">
        <w:t>ough campus bookstore</w:t>
      </w:r>
      <w:r w:rsidR="00A756B3">
        <w:t xml:space="preserve"> platforms or other methods.</w:t>
      </w:r>
    </w:p>
    <w:p w14:paraId="6FD671AF" w14:textId="77777777" w:rsidR="00302D1F" w:rsidRDefault="00302D1F" w:rsidP="005E7EC3"/>
    <w:p w14:paraId="1CDA5028" w14:textId="77777777" w:rsidR="00B10293" w:rsidRDefault="00B10293" w:rsidP="00302D1F">
      <w:pPr>
        <w:pStyle w:val="Heading5"/>
      </w:pPr>
      <w:r>
        <w:t>Example of Established Level</w:t>
      </w:r>
    </w:p>
    <w:p w14:paraId="52C7C20B" w14:textId="66924817" w:rsidR="00B06BD6" w:rsidRDefault="00B06BD6" w:rsidP="00B06BD6">
      <w:r>
        <w:t xml:space="preserve">At the Established level, the campus has implemented and operationalized a documented process to support </w:t>
      </w:r>
      <w:r w:rsidR="004C42C4">
        <w:t xml:space="preserve">the </w:t>
      </w:r>
      <w:r>
        <w:t>timely adoption of instructional materials.</w:t>
      </w:r>
    </w:p>
    <w:p w14:paraId="769F45D1" w14:textId="77777777" w:rsidR="00B06BD6" w:rsidRDefault="00B06BD6" w:rsidP="00B06BD6"/>
    <w:p w14:paraId="7DAA43CC" w14:textId="1306ABD2" w:rsidR="008B04AF" w:rsidRDefault="008B04AF">
      <w:pPr>
        <w:pStyle w:val="ListParagraph"/>
        <w:numPr>
          <w:ilvl w:val="0"/>
          <w:numId w:val="69"/>
        </w:numPr>
      </w:pPr>
      <w:r w:rsidRPr="008B04AF">
        <w:rPr>
          <w:b/>
          <w:bCs/>
        </w:rPr>
        <w:t>Position Description</w:t>
      </w:r>
      <w:r>
        <w:t xml:space="preserve"> </w:t>
      </w:r>
    </w:p>
    <w:p w14:paraId="0CD762B8" w14:textId="0B9B214B" w:rsidR="008B04AF" w:rsidRPr="008B04AF" w:rsidRDefault="008B04AF">
      <w:pPr>
        <w:pStyle w:val="ListParagraph"/>
        <w:numPr>
          <w:ilvl w:val="0"/>
          <w:numId w:val="69"/>
        </w:numPr>
      </w:pPr>
      <w:r>
        <w:rPr>
          <w:b/>
          <w:bCs/>
        </w:rPr>
        <w:t>Budget</w:t>
      </w:r>
    </w:p>
    <w:p w14:paraId="7DF885FF" w14:textId="60E96310" w:rsidR="008B04AF" w:rsidRPr="008B04AF" w:rsidRDefault="008B04AF">
      <w:pPr>
        <w:pStyle w:val="ListParagraph"/>
        <w:numPr>
          <w:ilvl w:val="0"/>
          <w:numId w:val="69"/>
        </w:numPr>
      </w:pPr>
      <w:r>
        <w:rPr>
          <w:b/>
          <w:bCs/>
        </w:rPr>
        <w:lastRenderedPageBreak/>
        <w:t xml:space="preserve">Process/Procedures: </w:t>
      </w:r>
      <w:r>
        <w:t>The campus maintains and enforces a written, campuswide process that defines how and when instructional materials are adopted, and accounts for courses where instructors are added late by auto-adopting textbooks.</w:t>
      </w:r>
    </w:p>
    <w:p w14:paraId="5D624418" w14:textId="6FE831C3" w:rsidR="008B04AF" w:rsidRDefault="008B04AF">
      <w:pPr>
        <w:pStyle w:val="ListParagraph"/>
        <w:numPr>
          <w:ilvl w:val="0"/>
          <w:numId w:val="69"/>
        </w:numPr>
      </w:pPr>
      <w:r>
        <w:rPr>
          <w:b/>
          <w:bCs/>
        </w:rPr>
        <w:t>Output</w:t>
      </w:r>
    </w:p>
    <w:p w14:paraId="2682D9E1" w14:textId="21A9B555" w:rsidR="00177257" w:rsidRDefault="00177257">
      <w:pPr>
        <w:pStyle w:val="ListParagraph"/>
        <w:numPr>
          <w:ilvl w:val="0"/>
          <w:numId w:val="69"/>
        </w:numPr>
      </w:pPr>
      <w:r>
        <w:t>Roles and responsibilities are clearly assigned across academic departments, the library, instructional design, accessibility, ATI teams, bookstores, etc.</w:t>
      </w:r>
    </w:p>
    <w:p w14:paraId="087733EE" w14:textId="06351B5C" w:rsidR="00B06BD6" w:rsidRDefault="00B06BD6">
      <w:pPr>
        <w:pStyle w:val="ListParagraph"/>
        <w:numPr>
          <w:ilvl w:val="0"/>
          <w:numId w:val="69"/>
        </w:numPr>
      </w:pPr>
      <w:r>
        <w:t>Faculty are informed of adoption timelines that allow sufficient time for accessibility review and remediation prior to the start of instruction</w:t>
      </w:r>
    </w:p>
    <w:p w14:paraId="600FD679" w14:textId="43148B69" w:rsidR="00B06BD6" w:rsidRDefault="00B06BD6">
      <w:pPr>
        <w:pStyle w:val="ListParagraph"/>
        <w:numPr>
          <w:ilvl w:val="0"/>
          <w:numId w:val="69"/>
        </w:numPr>
      </w:pPr>
      <w:r>
        <w:t>Staff time is explicitly allocated to manage adoption coordination and accessibility review activities</w:t>
      </w:r>
    </w:p>
    <w:p w14:paraId="5AA3D5D1" w14:textId="00C28FD5" w:rsidR="00B06BD6" w:rsidRDefault="00B06BD6">
      <w:pPr>
        <w:pStyle w:val="ListParagraph"/>
        <w:numPr>
          <w:ilvl w:val="0"/>
          <w:numId w:val="69"/>
        </w:numPr>
      </w:pPr>
      <w:r>
        <w:t>Training and guidance are regularly provided to faculty on accessible instructional materials and adoption expectations</w:t>
      </w:r>
    </w:p>
    <w:p w14:paraId="5A4EA869" w14:textId="58243999" w:rsidR="00B06BD6" w:rsidRDefault="00B06BD6">
      <w:pPr>
        <w:pStyle w:val="ListParagraph"/>
        <w:numPr>
          <w:ilvl w:val="0"/>
          <w:numId w:val="69"/>
        </w:numPr>
      </w:pPr>
      <w:r>
        <w:t>Technology or tracking mechanisms are used to monitor adoption status and identify risks early</w:t>
      </w:r>
    </w:p>
    <w:p w14:paraId="66B8A099" w14:textId="77777777" w:rsidR="00B823C4" w:rsidRDefault="00B06BD6">
      <w:pPr>
        <w:pStyle w:val="ListParagraph"/>
        <w:numPr>
          <w:ilvl w:val="0"/>
          <w:numId w:val="69"/>
        </w:numPr>
      </w:pPr>
      <w:r>
        <w:t>The process is used consistently across terms and is reviewed periodically for effectiveness and improvement</w:t>
      </w:r>
    </w:p>
    <w:p w14:paraId="7E41C440" w14:textId="74CAFF9A" w:rsidR="00B10293" w:rsidRDefault="00B823C4">
      <w:pPr>
        <w:pStyle w:val="ListParagraph"/>
        <w:numPr>
          <w:ilvl w:val="0"/>
          <w:numId w:val="69"/>
        </w:numPr>
      </w:pPr>
      <w:r>
        <w:t>Communication from Provost</w:t>
      </w:r>
      <w:r w:rsidR="00031CC8">
        <w:t>,</w:t>
      </w:r>
      <w:r>
        <w:t xml:space="preserve"> Deans</w:t>
      </w:r>
      <w:r w:rsidR="00031CC8">
        <w:t>,</w:t>
      </w:r>
      <w:r>
        <w:t xml:space="preserve"> or Chairs is consistent and aligns with term</w:t>
      </w:r>
      <w:r w:rsidR="00A63A9F">
        <w:t xml:space="preserve"> planning and </w:t>
      </w:r>
      <w:r w:rsidR="00031CC8">
        <w:t>other dependencies.</w:t>
      </w:r>
      <w:r w:rsidR="00B10293">
        <w:br w:type="page"/>
      </w:r>
    </w:p>
    <w:p w14:paraId="069B2D65" w14:textId="26D7E80F" w:rsidR="009C0E74" w:rsidRDefault="009C0E74" w:rsidP="002F6E95">
      <w:pPr>
        <w:pStyle w:val="Heading4"/>
      </w:pPr>
      <w:r>
        <w:lastRenderedPageBreak/>
        <w:t>Success Indicator 1.6 Develop a process to distribute timely adoption performance reports to campus administration each semester.</w:t>
      </w:r>
    </w:p>
    <w:p w14:paraId="0A293E02" w14:textId="308A2E20" w:rsidR="009C0E74" w:rsidRDefault="009C0E74" w:rsidP="002F6E95">
      <w:pPr>
        <w:pStyle w:val="Heading5"/>
      </w:pPr>
      <w:r>
        <w:t>Purpose</w:t>
      </w:r>
      <w:r w:rsidR="009626ED">
        <w:t>: T</w:t>
      </w:r>
      <w:r w:rsidR="009626ED" w:rsidRPr="009626ED">
        <w:t xml:space="preserve">he purpose of this indicator is to ensure campus leadership has timely, actionable visibility into instructional materials adoption practices and related accessibility risks. Regular reporting supports accountability, informs resource allocation, and enables administrative leaders to identify trends, gaps, and areas requiring intervention to </w:t>
      </w:r>
      <w:r w:rsidR="009508D6">
        <w:t>ensure</w:t>
      </w:r>
      <w:r w:rsidR="009626ED" w:rsidRPr="009626ED">
        <w:t xml:space="preserve"> timely adoption.</w:t>
      </w:r>
    </w:p>
    <w:p w14:paraId="173EDA65" w14:textId="77777777" w:rsidR="009626ED" w:rsidRPr="009626ED" w:rsidRDefault="009626ED" w:rsidP="009626ED"/>
    <w:p w14:paraId="6B3C7CAF" w14:textId="77777777" w:rsidR="001F4200" w:rsidRDefault="009C0E74" w:rsidP="001F4200">
      <w:pPr>
        <w:pStyle w:val="Heading5"/>
      </w:pPr>
      <w:r>
        <w:t>Examples of Evidence</w:t>
      </w:r>
    </w:p>
    <w:p w14:paraId="11669F9F" w14:textId="77777777" w:rsidR="001F4200" w:rsidRDefault="001F4200" w:rsidP="001F4200">
      <w:r>
        <w:t>Campuses may demonstrate progress or achievement of this indicator through evidence such as:</w:t>
      </w:r>
    </w:p>
    <w:p w14:paraId="5C3167EF" w14:textId="77777777" w:rsidR="001F4200" w:rsidRDefault="001F4200" w:rsidP="001F4200"/>
    <w:p w14:paraId="29064106" w14:textId="6CFDB479" w:rsidR="001F4200" w:rsidRDefault="001F4200">
      <w:pPr>
        <w:pStyle w:val="ListParagraph"/>
        <w:numPr>
          <w:ilvl w:val="0"/>
          <w:numId w:val="70"/>
        </w:numPr>
      </w:pPr>
      <w:r>
        <w:t>A documented reporting process or schedule for instructional materials adoption</w:t>
      </w:r>
    </w:p>
    <w:p w14:paraId="6FF947BD" w14:textId="5C0168F0" w:rsidR="001F4200" w:rsidRDefault="001F4200">
      <w:pPr>
        <w:pStyle w:val="ListParagraph"/>
        <w:numPr>
          <w:ilvl w:val="0"/>
          <w:numId w:val="70"/>
        </w:numPr>
      </w:pPr>
      <w:r>
        <w:t>Standardized report templates or dashboards showing adoption timelines and compliance metrics</w:t>
      </w:r>
    </w:p>
    <w:p w14:paraId="4941FF37" w14:textId="3D239714" w:rsidR="001F4200" w:rsidRDefault="001F4200">
      <w:pPr>
        <w:pStyle w:val="ListParagraph"/>
        <w:numPr>
          <w:ilvl w:val="0"/>
          <w:numId w:val="70"/>
        </w:numPr>
      </w:pPr>
      <w:r>
        <w:t>Defined roles responsible for compiling and distributing reports</w:t>
      </w:r>
    </w:p>
    <w:p w14:paraId="03E8CDDB" w14:textId="1967B694" w:rsidR="001F4200" w:rsidRDefault="001F4200">
      <w:pPr>
        <w:pStyle w:val="ListParagraph"/>
        <w:numPr>
          <w:ilvl w:val="0"/>
          <w:numId w:val="70"/>
        </w:numPr>
      </w:pPr>
      <w:r>
        <w:t>Semester-based reports shared with deans, provost offices, or academic leadership</w:t>
      </w:r>
    </w:p>
    <w:p w14:paraId="152DFB1D" w14:textId="3AD41D37" w:rsidR="001F4200" w:rsidRDefault="001F4200">
      <w:pPr>
        <w:pStyle w:val="ListParagraph"/>
        <w:numPr>
          <w:ilvl w:val="0"/>
          <w:numId w:val="70"/>
        </w:numPr>
      </w:pPr>
      <w:r>
        <w:t>Use of LMS data, bookstore adoption systems, or tracking tools to generate reports</w:t>
      </w:r>
    </w:p>
    <w:p w14:paraId="200755FD" w14:textId="76718B76" w:rsidR="001F4200" w:rsidRDefault="001F4200">
      <w:pPr>
        <w:pStyle w:val="ListParagraph"/>
        <w:numPr>
          <w:ilvl w:val="0"/>
          <w:numId w:val="70"/>
        </w:numPr>
      </w:pPr>
      <w:r>
        <w:t>Communications or meeting materials demonstrating administrative review of reports</w:t>
      </w:r>
    </w:p>
    <w:p w14:paraId="6D032BED" w14:textId="7D002ED1" w:rsidR="001F4200" w:rsidRPr="001F4200" w:rsidRDefault="001F4200">
      <w:pPr>
        <w:pStyle w:val="ListParagraph"/>
        <w:numPr>
          <w:ilvl w:val="0"/>
          <w:numId w:val="70"/>
        </w:numPr>
      </w:pPr>
      <w:r>
        <w:t>Documentation showing follow-up actions based on report findings</w:t>
      </w:r>
    </w:p>
    <w:p w14:paraId="31AF0EF3" w14:textId="77777777" w:rsidR="001F4200" w:rsidRDefault="001F4200" w:rsidP="005E7EC3"/>
    <w:p w14:paraId="0292004E" w14:textId="7C7D5C45" w:rsidR="2350DED1" w:rsidRDefault="2350DED1"/>
    <w:p w14:paraId="0A883AFE" w14:textId="77777777" w:rsidR="009C0E74" w:rsidRDefault="009C0E74" w:rsidP="002F6E95">
      <w:pPr>
        <w:pStyle w:val="Heading5"/>
      </w:pPr>
      <w:r>
        <w:t>Example of Established Level</w:t>
      </w:r>
    </w:p>
    <w:p w14:paraId="5AED0091" w14:textId="74C31FD9" w:rsidR="00A67584" w:rsidRDefault="00A67584" w:rsidP="00A67584">
      <w:r>
        <w:t>At the Established level, the campus has a consistent, documented process for producing and distributing instructional materials and adoption performance reports each semester.</w:t>
      </w:r>
    </w:p>
    <w:p w14:paraId="513B9D35" w14:textId="555CD8A6" w:rsidR="00A67584" w:rsidRDefault="00A67584">
      <w:pPr>
        <w:pStyle w:val="ListParagraph"/>
        <w:numPr>
          <w:ilvl w:val="0"/>
          <w:numId w:val="71"/>
        </w:numPr>
      </w:pPr>
      <w:r>
        <w:t>Reports are generated on a predictable schedule aligned with academic terms</w:t>
      </w:r>
    </w:p>
    <w:p w14:paraId="770ACE9F" w14:textId="65F03DFB" w:rsidR="00A67584" w:rsidRDefault="00A67584">
      <w:pPr>
        <w:pStyle w:val="ListParagraph"/>
        <w:numPr>
          <w:ilvl w:val="0"/>
          <w:numId w:val="71"/>
        </w:numPr>
      </w:pPr>
      <w:r>
        <w:t>Reports include meaningful metrics related to timely adoption and accessibility readiness</w:t>
      </w:r>
    </w:p>
    <w:p w14:paraId="74A597D4" w14:textId="4C86B2AE" w:rsidR="00A67584" w:rsidRDefault="00A67584">
      <w:pPr>
        <w:pStyle w:val="ListParagraph"/>
        <w:numPr>
          <w:ilvl w:val="0"/>
          <w:numId w:val="71"/>
        </w:numPr>
      </w:pPr>
      <w:r>
        <w:t>Campus administration receives reports in time to take corrective or supportive action</w:t>
      </w:r>
    </w:p>
    <w:p w14:paraId="0FBE99C7" w14:textId="668197A6" w:rsidR="00A67584" w:rsidRDefault="00A67584">
      <w:pPr>
        <w:pStyle w:val="ListParagraph"/>
        <w:numPr>
          <w:ilvl w:val="0"/>
          <w:numId w:val="71"/>
        </w:numPr>
      </w:pPr>
      <w:r>
        <w:t>Responsibilities for report creation, review, and distribution are clearly defined</w:t>
      </w:r>
    </w:p>
    <w:p w14:paraId="274BC7AA" w14:textId="14A39E5D" w:rsidR="009C0E74" w:rsidRDefault="00A67584">
      <w:pPr>
        <w:pStyle w:val="ListParagraph"/>
        <w:numPr>
          <w:ilvl w:val="0"/>
          <w:numId w:val="71"/>
        </w:numPr>
      </w:pPr>
      <w:r>
        <w:t>Reports are used to inform planning, resourcing, and continuous improvement efforts</w:t>
      </w:r>
    </w:p>
    <w:p w14:paraId="167D6943" w14:textId="77777777" w:rsidR="00A67584" w:rsidRDefault="00A67584" w:rsidP="00A67584"/>
    <w:p w14:paraId="1DE6945E" w14:textId="53CB1C69" w:rsidR="002F6E95" w:rsidRDefault="009C0E74" w:rsidP="00B559FC">
      <w:pPr>
        <w:pStyle w:val="Heading3"/>
      </w:pPr>
      <w:bookmarkStart w:id="20" w:name="_Toc225336586"/>
      <w:r>
        <w:t>Instructional Materials Goal 4: Instructor Use of LMS (or non-LMS) Course Websites</w:t>
      </w:r>
      <w:bookmarkEnd w:id="20"/>
    </w:p>
    <w:p w14:paraId="37FCDBF3" w14:textId="05C285A5" w:rsidR="009C0E74" w:rsidRDefault="009C0E74" w:rsidP="002F6E95">
      <w:pPr>
        <w:pStyle w:val="Heading4"/>
      </w:pPr>
      <w:r>
        <w:t xml:space="preserve">Success Indicator </w:t>
      </w:r>
      <w:r w:rsidR="00B559FC">
        <w:t>4.1 Develop a process to promote the posting of accessible instructional materials to the university approved LMS.</w:t>
      </w:r>
    </w:p>
    <w:p w14:paraId="3BD6F54D" w14:textId="77777777" w:rsidR="003001DD" w:rsidRDefault="003001DD" w:rsidP="005E7EC3"/>
    <w:p w14:paraId="7A8EC374" w14:textId="10F4AF34" w:rsidR="009C0E74" w:rsidRDefault="009C0E74" w:rsidP="002F6E95">
      <w:pPr>
        <w:pStyle w:val="Heading5"/>
      </w:pPr>
      <w:r>
        <w:lastRenderedPageBreak/>
        <w:t>Purpose</w:t>
      </w:r>
      <w:r w:rsidR="008E6157">
        <w:t>: T</w:t>
      </w:r>
      <w:r w:rsidR="003001DD" w:rsidRPr="003001DD">
        <w:t>o encourage consistent use of the university</w:t>
      </w:r>
      <w:r w:rsidR="008E6157">
        <w:t>-</w:t>
      </w:r>
      <w:r w:rsidR="003001DD" w:rsidRPr="003001DD">
        <w:t>approved LMS as the primary platform for delivering accessible instructional materials. Centralizing content within the LMS supports accessibility review, accommodation workflows, and consistent student access while reducing reliance on inaccessible or unsupported external platforms.</w:t>
      </w:r>
    </w:p>
    <w:p w14:paraId="51ED3299" w14:textId="15F2084E" w:rsidR="009C0E74" w:rsidRDefault="009C0E74" w:rsidP="002F6E95">
      <w:pPr>
        <w:pStyle w:val="Heading5"/>
      </w:pPr>
      <w:r>
        <w:t>Examples of Evidence</w:t>
      </w:r>
      <w:r w:rsidR="008E6157">
        <w:t>:</w:t>
      </w:r>
    </w:p>
    <w:p w14:paraId="40AD8844" w14:textId="77777777" w:rsidR="00B077A5" w:rsidRDefault="00B077A5">
      <w:pPr>
        <w:pStyle w:val="ListParagraph"/>
        <w:numPr>
          <w:ilvl w:val="0"/>
          <w:numId w:val="72"/>
        </w:numPr>
      </w:pPr>
      <w:r>
        <w:t>Campuses may demonstrate progress or achievement of this indicator through evidence such as:</w:t>
      </w:r>
    </w:p>
    <w:p w14:paraId="5C515D69" w14:textId="4254CAE8" w:rsidR="00B077A5" w:rsidRDefault="00B077A5">
      <w:pPr>
        <w:pStyle w:val="ListParagraph"/>
        <w:numPr>
          <w:ilvl w:val="0"/>
          <w:numId w:val="72"/>
        </w:numPr>
      </w:pPr>
      <w:r>
        <w:t>Policies or guidance encouraging use of the university approved LMS</w:t>
      </w:r>
    </w:p>
    <w:p w14:paraId="387974A3" w14:textId="49F903F1" w:rsidR="00B077A5" w:rsidRDefault="00B077A5">
      <w:pPr>
        <w:pStyle w:val="ListParagraph"/>
        <w:numPr>
          <w:ilvl w:val="0"/>
          <w:numId w:val="72"/>
        </w:numPr>
      </w:pPr>
      <w:r>
        <w:t>Faculty communications promoting accessible content practices within the LMS</w:t>
      </w:r>
    </w:p>
    <w:p w14:paraId="267C75D8" w14:textId="71191056" w:rsidR="00B077A5" w:rsidRDefault="00B077A5">
      <w:pPr>
        <w:pStyle w:val="ListParagraph"/>
        <w:numPr>
          <w:ilvl w:val="0"/>
          <w:numId w:val="72"/>
        </w:numPr>
      </w:pPr>
      <w:r>
        <w:t>Training materials or workshops focused on accessible LMS use</w:t>
      </w:r>
    </w:p>
    <w:p w14:paraId="0FC1B723" w14:textId="6994A0A3" w:rsidR="00B077A5" w:rsidRDefault="00B077A5">
      <w:pPr>
        <w:pStyle w:val="ListParagraph"/>
        <w:numPr>
          <w:ilvl w:val="0"/>
          <w:numId w:val="72"/>
        </w:numPr>
      </w:pPr>
      <w:r>
        <w:t>Templates or starter course shells with accessibility features enabled</w:t>
      </w:r>
    </w:p>
    <w:p w14:paraId="159B8120" w14:textId="05E36E8D" w:rsidR="00B077A5" w:rsidRDefault="00B077A5">
      <w:pPr>
        <w:pStyle w:val="ListParagraph"/>
        <w:numPr>
          <w:ilvl w:val="0"/>
          <w:numId w:val="72"/>
        </w:numPr>
      </w:pPr>
      <w:r>
        <w:t>Monitoring or reporting on LMS usage trends</w:t>
      </w:r>
    </w:p>
    <w:p w14:paraId="739088E8" w14:textId="0114C8D4" w:rsidR="008E6157" w:rsidRPr="008E6157" w:rsidRDefault="00B077A5">
      <w:pPr>
        <w:pStyle w:val="ListParagraph"/>
        <w:numPr>
          <w:ilvl w:val="0"/>
          <w:numId w:val="72"/>
        </w:numPr>
      </w:pPr>
      <w:r>
        <w:t>Support resources for faculty transitioning content into the LMS</w:t>
      </w:r>
    </w:p>
    <w:p w14:paraId="06B255BA" w14:textId="77777777" w:rsidR="00B077A5" w:rsidRDefault="00B077A5" w:rsidP="005E7EC3"/>
    <w:p w14:paraId="13BB025C" w14:textId="77777777" w:rsidR="009C0E74" w:rsidRDefault="009C0E74" w:rsidP="002F6E95">
      <w:pPr>
        <w:pStyle w:val="Heading5"/>
      </w:pPr>
      <w:r>
        <w:t>Example of Established Level</w:t>
      </w:r>
    </w:p>
    <w:p w14:paraId="0997850A" w14:textId="77777777" w:rsidR="008D7C80" w:rsidRDefault="008D7C80" w:rsidP="008D7C80">
      <w:r>
        <w:t>At the Established level, the campus actively promotes and supports the posting of accessible instructional materials within the university approved LMS.</w:t>
      </w:r>
    </w:p>
    <w:p w14:paraId="14D77F2B" w14:textId="5859757E" w:rsidR="008D7C80" w:rsidRDefault="008D7C80">
      <w:pPr>
        <w:pStyle w:val="ListParagraph"/>
        <w:numPr>
          <w:ilvl w:val="0"/>
          <w:numId w:val="73"/>
        </w:numPr>
      </w:pPr>
      <w:r>
        <w:t>Faculty receive clear guidance on using the LMS as the primary instructional platform</w:t>
      </w:r>
    </w:p>
    <w:p w14:paraId="2A364062" w14:textId="7AFD3DE2" w:rsidR="008D7C80" w:rsidRDefault="008D7C80">
      <w:pPr>
        <w:pStyle w:val="ListParagraph"/>
        <w:numPr>
          <w:ilvl w:val="0"/>
          <w:numId w:val="73"/>
        </w:numPr>
      </w:pPr>
      <w:r>
        <w:t>Accessibility expectations for LMS-hosted content are communicated and reinforced</w:t>
      </w:r>
    </w:p>
    <w:p w14:paraId="7E50A612" w14:textId="603C0282" w:rsidR="008D7C80" w:rsidRDefault="008D7C80">
      <w:pPr>
        <w:pStyle w:val="ListParagraph"/>
        <w:numPr>
          <w:ilvl w:val="0"/>
          <w:numId w:val="73"/>
        </w:numPr>
      </w:pPr>
      <w:r>
        <w:t>Training and support resources are readily available</w:t>
      </w:r>
    </w:p>
    <w:p w14:paraId="770002C3" w14:textId="7939155B" w:rsidR="008D7C80" w:rsidRDefault="008D7C80">
      <w:pPr>
        <w:pStyle w:val="ListParagraph"/>
        <w:numPr>
          <w:ilvl w:val="0"/>
          <w:numId w:val="73"/>
        </w:numPr>
      </w:pPr>
      <w:r>
        <w:t>LMS usage is widespread and consistent across academic units</w:t>
      </w:r>
    </w:p>
    <w:p w14:paraId="085630AF" w14:textId="1DF545FD" w:rsidR="009C0E74" w:rsidRDefault="008D7C80">
      <w:pPr>
        <w:pStyle w:val="ListParagraph"/>
        <w:numPr>
          <w:ilvl w:val="0"/>
          <w:numId w:val="73"/>
        </w:numPr>
      </w:pPr>
      <w:r>
        <w:t>The process is reviewed periodically to improve adoption and accessibility outcomes</w:t>
      </w:r>
      <w:r w:rsidR="009C0E74">
        <w:br w:type="page"/>
      </w:r>
    </w:p>
    <w:p w14:paraId="537CC906" w14:textId="04DC47BD" w:rsidR="00B559FC" w:rsidRDefault="00B559FC" w:rsidP="002F6E95">
      <w:pPr>
        <w:pStyle w:val="Heading4"/>
      </w:pPr>
      <w:r>
        <w:lastRenderedPageBreak/>
        <w:t>Success Indicator 4.3 Develop a process and document specific guidelines and procedures for creating accessible course</w:t>
      </w:r>
      <w:r>
        <w:rPr>
          <w:rFonts w:ascii="Arial" w:hAnsi="Arial"/>
        </w:rPr>
        <w:t> </w:t>
      </w:r>
      <w:r>
        <w:t>content</w:t>
      </w:r>
      <w:r>
        <w:rPr>
          <w:rFonts w:ascii="Arial" w:hAnsi="Arial"/>
        </w:rPr>
        <w:t> </w:t>
      </w:r>
      <w:r>
        <w:t>hosted in</w:t>
      </w:r>
      <w:r>
        <w:rPr>
          <w:rFonts w:ascii="Arial" w:hAnsi="Arial"/>
        </w:rPr>
        <w:t> </w:t>
      </w:r>
      <w:r>
        <w:t>the</w:t>
      </w:r>
      <w:r>
        <w:rPr>
          <w:rFonts w:ascii="Arial" w:hAnsi="Arial"/>
        </w:rPr>
        <w:t> </w:t>
      </w:r>
      <w:r>
        <w:t>campus LMS</w:t>
      </w:r>
    </w:p>
    <w:p w14:paraId="7538CEFB" w14:textId="50CC6B15" w:rsidR="00B559FC" w:rsidRDefault="00B559FC" w:rsidP="002F6E95">
      <w:pPr>
        <w:pStyle w:val="Heading5"/>
      </w:pPr>
      <w:r>
        <w:t>Purpose</w:t>
      </w:r>
      <w:r w:rsidR="005A44DC">
        <w:t>: T</w:t>
      </w:r>
      <w:r w:rsidR="005A44DC" w:rsidRPr="005A44DC">
        <w:t>o ensure faculty and instructional staff have clear, documented guidance for creating accessible course content within the LMS. Consistent procedures reduce variability, support compliance, and improve the overall accessibility of instructional materials delivered through the LMS.</w:t>
      </w:r>
    </w:p>
    <w:p w14:paraId="66570A31" w14:textId="77777777" w:rsidR="005A44DC" w:rsidRDefault="005A44DC" w:rsidP="005E7EC3"/>
    <w:p w14:paraId="1F69714A" w14:textId="4D34F47F" w:rsidR="00B559FC" w:rsidRDefault="00B559FC" w:rsidP="002F6E95">
      <w:pPr>
        <w:pStyle w:val="Heading5"/>
      </w:pPr>
      <w:r>
        <w:t>Examples of Evidence</w:t>
      </w:r>
      <w:r w:rsidR="005A44DC">
        <w:t>:</w:t>
      </w:r>
    </w:p>
    <w:p w14:paraId="590CDDB8" w14:textId="77777777" w:rsidR="008C3B23" w:rsidRPr="008C3B23" w:rsidRDefault="008C3B23" w:rsidP="008C3B23">
      <w:pPr>
        <w:pStyle w:val="Heading5"/>
        <w:rPr>
          <w:rFonts w:eastAsiaTheme="minorHAnsi" w:cstheme="minorBidi"/>
          <w:color w:val="auto"/>
        </w:rPr>
      </w:pPr>
      <w:r w:rsidRPr="008C3B23">
        <w:rPr>
          <w:rFonts w:eastAsiaTheme="minorHAnsi" w:cstheme="minorBidi"/>
          <w:color w:val="auto"/>
        </w:rPr>
        <w:t>Campuses may demonstrate progress or achievement of this indicator through evidence such as:</w:t>
      </w:r>
    </w:p>
    <w:p w14:paraId="5DA2C86A" w14:textId="50990FCA" w:rsidR="008C3B23" w:rsidRPr="008C3B23" w:rsidRDefault="08A01926" w:rsidP="35FB01D3">
      <w:pPr>
        <w:pStyle w:val="ListParagraph"/>
        <w:numPr>
          <w:ilvl w:val="0"/>
          <w:numId w:val="1"/>
        </w:numPr>
        <w:rPr>
          <w:rFonts w:eastAsiaTheme="minorEastAsia"/>
        </w:rPr>
      </w:pPr>
      <w:r>
        <w:t>Published accessibility guidelines specific to LMS content</w:t>
      </w:r>
    </w:p>
    <w:p w14:paraId="48EF6BEA" w14:textId="1AFF8B8E" w:rsidR="008C3B23" w:rsidRPr="008C3B23" w:rsidRDefault="08A01926" w:rsidP="35FB01D3">
      <w:pPr>
        <w:pStyle w:val="ListParagraph"/>
        <w:numPr>
          <w:ilvl w:val="0"/>
          <w:numId w:val="1"/>
        </w:numPr>
        <w:rPr>
          <w:rFonts w:eastAsiaTheme="minorEastAsia"/>
        </w:rPr>
      </w:pPr>
      <w:r>
        <w:t>Step-by-step procedures for creating accessible documents, pages, and media</w:t>
      </w:r>
    </w:p>
    <w:p w14:paraId="240BCEF2" w14:textId="589991E3" w:rsidR="008C3B23" w:rsidRPr="008C3B23" w:rsidRDefault="08A01926" w:rsidP="35FB01D3">
      <w:pPr>
        <w:pStyle w:val="ListParagraph"/>
        <w:numPr>
          <w:ilvl w:val="0"/>
          <w:numId w:val="1"/>
        </w:numPr>
        <w:rPr>
          <w:rFonts w:eastAsiaTheme="minorEastAsia"/>
        </w:rPr>
      </w:pPr>
      <w:r>
        <w:t>Faculty checklists or job aids</w:t>
      </w:r>
    </w:p>
    <w:p w14:paraId="740ED2B5" w14:textId="167EA05D" w:rsidR="008C3B23" w:rsidRPr="008C3B23" w:rsidRDefault="08A01926" w:rsidP="35FB01D3">
      <w:pPr>
        <w:pStyle w:val="ListParagraph"/>
        <w:numPr>
          <w:ilvl w:val="0"/>
          <w:numId w:val="1"/>
        </w:numPr>
        <w:rPr>
          <w:rFonts w:eastAsiaTheme="minorEastAsia"/>
        </w:rPr>
      </w:pPr>
      <w:r>
        <w:t>Training modules or workshops focused on LMS accessibility</w:t>
      </w:r>
    </w:p>
    <w:p w14:paraId="77B65DD1" w14:textId="12DABCAC" w:rsidR="008C3B23" w:rsidRPr="008C3B23" w:rsidRDefault="08A01926" w:rsidP="35FB01D3">
      <w:pPr>
        <w:pStyle w:val="ListParagraph"/>
        <w:numPr>
          <w:ilvl w:val="0"/>
          <w:numId w:val="1"/>
        </w:numPr>
        <w:rPr>
          <w:rFonts w:eastAsiaTheme="minorEastAsia"/>
        </w:rPr>
      </w:pPr>
      <w:r>
        <w:t>Accessibility review workflows integrated into course development</w:t>
      </w:r>
    </w:p>
    <w:p w14:paraId="0EFCD225" w14:textId="77777777" w:rsidR="008C3B23" w:rsidRDefault="08A01926" w:rsidP="35FB01D3">
      <w:pPr>
        <w:pStyle w:val="ListParagraph"/>
        <w:numPr>
          <w:ilvl w:val="0"/>
          <w:numId w:val="1"/>
        </w:numPr>
        <w:rPr>
          <w:rFonts w:eastAsiaTheme="minorEastAsia"/>
        </w:rPr>
      </w:pPr>
      <w:r>
        <w:t>References to institutional or systemwide accessibility standards</w:t>
      </w:r>
    </w:p>
    <w:p w14:paraId="74FB6CF2" w14:textId="77777777" w:rsidR="008C3B23" w:rsidRDefault="008C3B23" w:rsidP="005E7EC3"/>
    <w:p w14:paraId="2B2BF256" w14:textId="6C8F6F8E" w:rsidR="00B559FC" w:rsidRDefault="00B559FC" w:rsidP="008C3B23">
      <w:pPr>
        <w:pStyle w:val="Heading5"/>
      </w:pPr>
      <w:r>
        <w:t>Example of Established Level</w:t>
      </w:r>
      <w:r w:rsidR="005A44DC">
        <w:t>:</w:t>
      </w:r>
    </w:p>
    <w:p w14:paraId="3B1AE8FF" w14:textId="77777777" w:rsidR="007C2CDD" w:rsidRDefault="007C2CDD" w:rsidP="007C2CDD">
      <w:r>
        <w:t>At the Established level, the campus has documented, well-communicated guidelines for creating accessible LMS content.</w:t>
      </w:r>
    </w:p>
    <w:p w14:paraId="12694D2A" w14:textId="4DBF7BBE" w:rsidR="007C2CDD" w:rsidRDefault="007C2CDD">
      <w:pPr>
        <w:pStyle w:val="ListParagraph"/>
        <w:numPr>
          <w:ilvl w:val="0"/>
          <w:numId w:val="74"/>
        </w:numPr>
      </w:pPr>
      <w:r>
        <w:t>Guidelines address common content types such as documents, media, and assessments</w:t>
      </w:r>
    </w:p>
    <w:p w14:paraId="6CC20585" w14:textId="45FB1951" w:rsidR="007C2CDD" w:rsidRDefault="007C2CDD">
      <w:pPr>
        <w:pStyle w:val="ListParagraph"/>
        <w:numPr>
          <w:ilvl w:val="0"/>
          <w:numId w:val="74"/>
        </w:numPr>
      </w:pPr>
      <w:r>
        <w:t>Procedures are easy to access and regularly updated</w:t>
      </w:r>
    </w:p>
    <w:p w14:paraId="6A5AA12C" w14:textId="4D07047A" w:rsidR="007C2CDD" w:rsidRDefault="007C2CDD">
      <w:pPr>
        <w:pStyle w:val="ListParagraph"/>
        <w:numPr>
          <w:ilvl w:val="0"/>
          <w:numId w:val="74"/>
        </w:numPr>
      </w:pPr>
      <w:r>
        <w:t>Faculty and instructional designers are trained on expectations</w:t>
      </w:r>
    </w:p>
    <w:p w14:paraId="31E5F75E" w14:textId="2143A42C" w:rsidR="007C2CDD" w:rsidRDefault="007C2CDD">
      <w:pPr>
        <w:pStyle w:val="ListParagraph"/>
        <w:numPr>
          <w:ilvl w:val="0"/>
          <w:numId w:val="74"/>
        </w:numPr>
      </w:pPr>
      <w:r>
        <w:t>Accessibility practices are consistently applied across courses</w:t>
      </w:r>
    </w:p>
    <w:p w14:paraId="3D780EF3" w14:textId="77777777" w:rsidR="009D3735" w:rsidRDefault="007C2CDD">
      <w:pPr>
        <w:pStyle w:val="ListParagraph"/>
        <w:numPr>
          <w:ilvl w:val="0"/>
          <w:numId w:val="74"/>
        </w:numPr>
      </w:pPr>
      <w:r>
        <w:t>Compliance is supported through review and feedback mechanisms</w:t>
      </w:r>
    </w:p>
    <w:p w14:paraId="4FFC8789" w14:textId="1DB116EF" w:rsidR="00B559FC" w:rsidRDefault="009D3735">
      <w:pPr>
        <w:pStyle w:val="ListParagraph"/>
        <w:numPr>
          <w:ilvl w:val="0"/>
          <w:numId w:val="74"/>
        </w:numPr>
      </w:pPr>
      <w:r>
        <w:t xml:space="preserve">Centers for </w:t>
      </w:r>
      <w:r w:rsidR="00C27EE5">
        <w:t>t</w:t>
      </w:r>
      <w:r>
        <w:t>eaching</w:t>
      </w:r>
      <w:r w:rsidR="0094092E">
        <w:t>/</w:t>
      </w:r>
      <w:r w:rsidR="00C27EE5">
        <w:t>f</w:t>
      </w:r>
      <w:r w:rsidR="0094092E">
        <w:t xml:space="preserve">aculty development offer consistent programming around accessibility </w:t>
      </w:r>
      <w:r w:rsidR="00B559FC">
        <w:br w:type="page"/>
      </w:r>
    </w:p>
    <w:p w14:paraId="768C3BE3" w14:textId="32324022" w:rsidR="00B559FC" w:rsidRDefault="00B559FC" w:rsidP="002F6E95">
      <w:pPr>
        <w:pStyle w:val="Heading4"/>
      </w:pPr>
      <w:r>
        <w:lastRenderedPageBreak/>
        <w:t>Success Indicator 4.5 Develop</w:t>
      </w:r>
      <w:r w:rsidRPr="00F5141A">
        <w:t xml:space="preserve"> a process </w:t>
      </w:r>
      <w:r>
        <w:t>for</w:t>
      </w:r>
      <w:r w:rsidRPr="00F5141A">
        <w:t xml:space="preserve"> accommodation staff </w:t>
      </w:r>
      <w:r>
        <w:t xml:space="preserve">to </w:t>
      </w:r>
      <w:r w:rsidRPr="00F5141A">
        <w:t>receive timely access</w:t>
      </w:r>
      <w:r>
        <w:t xml:space="preserve">, </w:t>
      </w:r>
      <w:r w:rsidRPr="00F5141A">
        <w:t>such as appropriate LMS roles and permissions</w:t>
      </w:r>
      <w:r>
        <w:t xml:space="preserve">, </w:t>
      </w:r>
      <w:r w:rsidRPr="00F5141A">
        <w:t>to instructional materials within the university-approved learning management system (LMS).</w:t>
      </w:r>
    </w:p>
    <w:p w14:paraId="28A9154E" w14:textId="77777777" w:rsidR="00F67DE6" w:rsidRDefault="00F67DE6" w:rsidP="005E7EC3"/>
    <w:p w14:paraId="7CE2583D" w14:textId="730EB47D" w:rsidR="00B559FC" w:rsidRDefault="00B559FC" w:rsidP="002F6E95">
      <w:pPr>
        <w:pStyle w:val="Heading5"/>
      </w:pPr>
      <w:r>
        <w:t>Purpose</w:t>
      </w:r>
      <w:r w:rsidR="00F67DE6">
        <w:t>:</w:t>
      </w:r>
      <w:r w:rsidR="00F67DE6" w:rsidRPr="00F67DE6">
        <w:t xml:space="preserve"> The purpose of this indicator is to ensure </w:t>
      </w:r>
      <w:r w:rsidR="00B8231A">
        <w:t xml:space="preserve">that </w:t>
      </w:r>
      <w:r w:rsidR="00F67DE6" w:rsidRPr="00F67DE6">
        <w:t>accommodation and accessibility staff have appropriate, timely access to instructional materials within the LMS. Early access supports proactive review, remediation, and accommodation planning, reducing delays and barriers for students with disabilities.</w:t>
      </w:r>
    </w:p>
    <w:p w14:paraId="4C4666E1" w14:textId="77777777" w:rsidR="00F67DE6" w:rsidRPr="00F67DE6" w:rsidRDefault="00F67DE6" w:rsidP="00F67DE6"/>
    <w:p w14:paraId="42D93668" w14:textId="2B8A9883" w:rsidR="00C97FDC" w:rsidRDefault="00B559FC" w:rsidP="00C97FDC">
      <w:pPr>
        <w:pStyle w:val="Heading5"/>
      </w:pPr>
      <w:r>
        <w:t>Examples of Evidence</w:t>
      </w:r>
      <w:r w:rsidR="00F67DE6">
        <w:t>:</w:t>
      </w:r>
      <w:r w:rsidR="00C97FDC" w:rsidRPr="00C97FDC">
        <w:t xml:space="preserve"> </w:t>
      </w:r>
      <w:r w:rsidR="00C97FDC">
        <w:t>Campuses may demonstrate progress or achievement of this indicator through evidence such as:</w:t>
      </w:r>
    </w:p>
    <w:p w14:paraId="22091351" w14:textId="73064F05" w:rsidR="00C97FDC" w:rsidRDefault="73ABEFBC" w:rsidP="35FB01D3">
      <w:pPr>
        <w:pStyle w:val="ListParagraph"/>
        <w:numPr>
          <w:ilvl w:val="0"/>
          <w:numId w:val="2"/>
        </w:numPr>
      </w:pPr>
      <w:r>
        <w:t>Documented LMS role definitions and permission levels</w:t>
      </w:r>
    </w:p>
    <w:p w14:paraId="5136D49B" w14:textId="54126BF9" w:rsidR="00C97FDC" w:rsidRDefault="73ABEFBC" w:rsidP="35FB01D3">
      <w:pPr>
        <w:pStyle w:val="ListParagraph"/>
        <w:numPr>
          <w:ilvl w:val="0"/>
          <w:numId w:val="2"/>
        </w:numPr>
      </w:pPr>
      <w:r>
        <w:t>Procedures for granting accommodation staff access to courses</w:t>
      </w:r>
    </w:p>
    <w:p w14:paraId="3F871168" w14:textId="61C524B8" w:rsidR="00C97FDC" w:rsidRDefault="73ABEFBC" w:rsidP="35FB01D3">
      <w:pPr>
        <w:pStyle w:val="ListParagraph"/>
        <w:numPr>
          <w:ilvl w:val="0"/>
          <w:numId w:val="2"/>
        </w:numPr>
      </w:pPr>
      <w:r>
        <w:t>Coordination workflows between faculty, IT, and disability services</w:t>
      </w:r>
    </w:p>
    <w:p w14:paraId="3BB3871E" w14:textId="631E8AF2" w:rsidR="00C97FDC" w:rsidRDefault="73ABEFBC" w:rsidP="35FB01D3">
      <w:pPr>
        <w:pStyle w:val="ListParagraph"/>
        <w:numPr>
          <w:ilvl w:val="0"/>
          <w:numId w:val="2"/>
        </w:numPr>
      </w:pPr>
      <w:r>
        <w:t>Records showing timely access prior to the start of instruction</w:t>
      </w:r>
    </w:p>
    <w:p w14:paraId="7153568C" w14:textId="25C55988" w:rsidR="00C97FDC" w:rsidRDefault="73ABEFBC" w:rsidP="35FB01D3">
      <w:pPr>
        <w:pStyle w:val="ListParagraph"/>
        <w:numPr>
          <w:ilvl w:val="0"/>
          <w:numId w:val="2"/>
        </w:numPr>
      </w:pPr>
      <w:r>
        <w:t>LMS configuration documentation supporting accessibility review</w:t>
      </w:r>
    </w:p>
    <w:p w14:paraId="12602834" w14:textId="1F08744D" w:rsidR="00B559FC" w:rsidRDefault="73ABEFBC" w:rsidP="35FB01D3">
      <w:pPr>
        <w:pStyle w:val="ListParagraph"/>
        <w:numPr>
          <w:ilvl w:val="0"/>
          <w:numId w:val="2"/>
        </w:numPr>
      </w:pPr>
      <w:r>
        <w:t>Communication templates or guidance for faculty</w:t>
      </w:r>
    </w:p>
    <w:p w14:paraId="30B75ADE" w14:textId="77777777" w:rsidR="00F67DE6" w:rsidRPr="00F67DE6" w:rsidRDefault="00F67DE6" w:rsidP="00F67DE6"/>
    <w:p w14:paraId="0DF3191A" w14:textId="0525C0D5" w:rsidR="00B559FC" w:rsidRDefault="00B559FC" w:rsidP="002F6E95">
      <w:pPr>
        <w:pStyle w:val="Heading5"/>
      </w:pPr>
      <w:r>
        <w:t>Example of Established Level</w:t>
      </w:r>
      <w:r w:rsidR="00F67DE6">
        <w:t>:</w:t>
      </w:r>
    </w:p>
    <w:p w14:paraId="740325E6" w14:textId="77777777" w:rsidR="00FA432C" w:rsidRDefault="00FA432C" w:rsidP="00FA432C">
      <w:r>
        <w:t>At the Established level, the campus has an operational process that ensures accommodation staff receive timely LMS access.</w:t>
      </w:r>
    </w:p>
    <w:p w14:paraId="37D1EF34" w14:textId="642F1E51" w:rsidR="00FA432C" w:rsidRDefault="00FA432C">
      <w:pPr>
        <w:pStyle w:val="ListParagraph"/>
        <w:numPr>
          <w:ilvl w:val="0"/>
          <w:numId w:val="75"/>
        </w:numPr>
      </w:pPr>
      <w:r>
        <w:t>Appropriate LMS roles and permissions are clearly defined</w:t>
      </w:r>
    </w:p>
    <w:p w14:paraId="0BD2611B" w14:textId="7EAB04FB" w:rsidR="00FA432C" w:rsidRDefault="00FA432C">
      <w:pPr>
        <w:pStyle w:val="ListParagraph"/>
        <w:numPr>
          <w:ilvl w:val="0"/>
          <w:numId w:val="75"/>
        </w:numPr>
      </w:pPr>
      <w:r>
        <w:t>Access is granted early enough to support review and remediation</w:t>
      </w:r>
    </w:p>
    <w:p w14:paraId="20E3F9AA" w14:textId="01EAFF2F" w:rsidR="00FA432C" w:rsidRDefault="00FA432C">
      <w:pPr>
        <w:pStyle w:val="ListParagraph"/>
        <w:numPr>
          <w:ilvl w:val="0"/>
          <w:numId w:val="75"/>
        </w:numPr>
      </w:pPr>
      <w:r>
        <w:t>Processes are consistent across departments and terms</w:t>
      </w:r>
    </w:p>
    <w:p w14:paraId="64EDB2B7" w14:textId="2F4C5410" w:rsidR="00FA432C" w:rsidRDefault="00FA432C">
      <w:pPr>
        <w:pStyle w:val="ListParagraph"/>
        <w:numPr>
          <w:ilvl w:val="0"/>
          <w:numId w:val="75"/>
        </w:numPr>
      </w:pPr>
      <w:r>
        <w:t>Faculty understand and support access requirements</w:t>
      </w:r>
    </w:p>
    <w:p w14:paraId="4216B57D" w14:textId="1E41C72E" w:rsidR="00B559FC" w:rsidRDefault="00FA432C">
      <w:pPr>
        <w:pStyle w:val="ListParagraph"/>
        <w:numPr>
          <w:ilvl w:val="0"/>
          <w:numId w:val="75"/>
        </w:numPr>
      </w:pPr>
      <w:r>
        <w:t>The process is reviewed to address access barriers or delays</w:t>
      </w:r>
    </w:p>
    <w:p w14:paraId="204F65D1" w14:textId="77777777" w:rsidR="00FA432C" w:rsidRDefault="00FA432C" w:rsidP="00FA432C"/>
    <w:p w14:paraId="34BF1FD9" w14:textId="77777777" w:rsidR="00FA432C" w:rsidRDefault="00FA432C" w:rsidP="00FA432C"/>
    <w:p w14:paraId="0FC7428E" w14:textId="5F1E9297" w:rsidR="00B559FC" w:rsidRDefault="00B559FC" w:rsidP="002F6E95">
      <w:pPr>
        <w:pStyle w:val="Heading4"/>
      </w:pPr>
      <w:r>
        <w:t>Success Indicator 4.11 Develop a process to review the accessibility of faculty-maintained</w:t>
      </w:r>
      <w:r>
        <w:rPr>
          <w:rFonts w:ascii="Arial" w:hAnsi="Arial"/>
        </w:rPr>
        <w:t> </w:t>
      </w:r>
      <w:r>
        <w:t>websites</w:t>
      </w:r>
      <w:r>
        <w:rPr>
          <w:rFonts w:ascii="Arial" w:hAnsi="Arial"/>
        </w:rPr>
        <w:t> </w:t>
      </w:r>
      <w:r>
        <w:t>or web applications, whether hosted on the campus domain or elsewhere.</w:t>
      </w:r>
    </w:p>
    <w:p w14:paraId="27AA2536" w14:textId="77777777" w:rsidR="007A5258" w:rsidRDefault="007A5258" w:rsidP="005E7EC3"/>
    <w:p w14:paraId="6A50ED1E" w14:textId="0A34D771" w:rsidR="00B559FC" w:rsidRDefault="00B559FC" w:rsidP="002F6E95">
      <w:pPr>
        <w:pStyle w:val="Heading5"/>
      </w:pPr>
      <w:r>
        <w:t>Purpose</w:t>
      </w:r>
      <w:r w:rsidR="007A5258">
        <w:t xml:space="preserve">: </w:t>
      </w:r>
      <w:r w:rsidR="007A5258" w:rsidRPr="007A5258">
        <w:t>The purpose of this indicator is to ensure instructional content hosted outside the LMS, including faculty-maintained websites or external web applications, is reviewed for accessibility. This supports equal access regardless of where instructional content is hosted.</w:t>
      </w:r>
    </w:p>
    <w:p w14:paraId="1200C4DF" w14:textId="77777777" w:rsidR="007A5258" w:rsidRPr="007A5258" w:rsidRDefault="007A5258" w:rsidP="007A5258"/>
    <w:p w14:paraId="3DA58631" w14:textId="428D52B6" w:rsidR="00B559FC" w:rsidRDefault="00B559FC" w:rsidP="002F6E95">
      <w:pPr>
        <w:pStyle w:val="Heading5"/>
      </w:pPr>
      <w:r>
        <w:t>Examples of Evidence</w:t>
      </w:r>
      <w:r w:rsidR="007A5258">
        <w:t>:</w:t>
      </w:r>
    </w:p>
    <w:p w14:paraId="4439088A" w14:textId="77777777" w:rsidR="00CD355B" w:rsidRDefault="00CD355B" w:rsidP="00CD355B">
      <w:r>
        <w:t>Campuses may demonstrate progress or achievement of this indicator through evidence such as:</w:t>
      </w:r>
    </w:p>
    <w:p w14:paraId="5B097358" w14:textId="61CBC66E" w:rsidR="00CD355B" w:rsidRDefault="00CD355B">
      <w:pPr>
        <w:pStyle w:val="ListParagraph"/>
        <w:numPr>
          <w:ilvl w:val="0"/>
          <w:numId w:val="76"/>
        </w:numPr>
      </w:pPr>
      <w:r>
        <w:t>Policies addressing use of external instructional websites</w:t>
      </w:r>
    </w:p>
    <w:p w14:paraId="149ACF50" w14:textId="61886345" w:rsidR="00CD355B" w:rsidRDefault="00CD355B">
      <w:pPr>
        <w:pStyle w:val="ListParagraph"/>
        <w:numPr>
          <w:ilvl w:val="0"/>
          <w:numId w:val="76"/>
        </w:numPr>
      </w:pPr>
      <w:r>
        <w:t>Review workflows for faculty-maintained web content</w:t>
      </w:r>
    </w:p>
    <w:p w14:paraId="120FE976" w14:textId="48552AD4" w:rsidR="00CD355B" w:rsidRDefault="00CD355B">
      <w:pPr>
        <w:pStyle w:val="ListParagraph"/>
        <w:numPr>
          <w:ilvl w:val="0"/>
          <w:numId w:val="76"/>
        </w:numPr>
      </w:pPr>
      <w:r>
        <w:lastRenderedPageBreak/>
        <w:t>Accessibility evaluation tools or checklists</w:t>
      </w:r>
    </w:p>
    <w:p w14:paraId="077C0C97" w14:textId="0658DBEA" w:rsidR="00CD355B" w:rsidRDefault="00CD355B">
      <w:pPr>
        <w:pStyle w:val="ListParagraph"/>
        <w:numPr>
          <w:ilvl w:val="0"/>
          <w:numId w:val="76"/>
        </w:numPr>
      </w:pPr>
      <w:r>
        <w:t>Guidance for faculty on accessibility responsibilities</w:t>
      </w:r>
    </w:p>
    <w:p w14:paraId="3CFBC397" w14:textId="19F94BC5" w:rsidR="00CD355B" w:rsidRDefault="00CD355B">
      <w:pPr>
        <w:pStyle w:val="ListParagraph"/>
        <w:numPr>
          <w:ilvl w:val="0"/>
          <w:numId w:val="76"/>
        </w:numPr>
      </w:pPr>
      <w:r>
        <w:t>Records of reviews or remediation actions</w:t>
      </w:r>
    </w:p>
    <w:p w14:paraId="7E1D1633" w14:textId="0BDC7B0B" w:rsidR="00CD355B" w:rsidRPr="00CD355B" w:rsidRDefault="00CD355B">
      <w:pPr>
        <w:pStyle w:val="ListParagraph"/>
        <w:numPr>
          <w:ilvl w:val="0"/>
          <w:numId w:val="76"/>
        </w:numPr>
      </w:pPr>
      <w:r>
        <w:t>Support pathways for inaccessible external content</w:t>
      </w:r>
    </w:p>
    <w:p w14:paraId="33C6D7B1" w14:textId="77777777" w:rsidR="007A5258" w:rsidRPr="007A5258" w:rsidRDefault="007A5258" w:rsidP="007A5258"/>
    <w:p w14:paraId="1219EE07" w14:textId="6E4D70A6" w:rsidR="00B559FC" w:rsidRDefault="00B559FC" w:rsidP="002F6E95">
      <w:pPr>
        <w:pStyle w:val="Heading5"/>
      </w:pPr>
      <w:r>
        <w:t>Example of Established Level</w:t>
      </w:r>
      <w:r w:rsidR="007A5258">
        <w:t>:</w:t>
      </w:r>
    </w:p>
    <w:p w14:paraId="340BC6F1" w14:textId="77777777" w:rsidR="00CD2B32" w:rsidRDefault="00CD2B32" w:rsidP="00CD2B32">
      <w:r>
        <w:t>At the Established level, the campus has a documented process to review faculty-maintained instructional websites.</w:t>
      </w:r>
    </w:p>
    <w:p w14:paraId="42DBD3B5" w14:textId="359183E8" w:rsidR="00CD2B32" w:rsidRDefault="00CD2B32">
      <w:pPr>
        <w:pStyle w:val="ListParagraph"/>
        <w:numPr>
          <w:ilvl w:val="0"/>
          <w:numId w:val="77"/>
        </w:numPr>
      </w:pPr>
      <w:r>
        <w:t>External instructional content is identified and reviewed for accessibility</w:t>
      </w:r>
    </w:p>
    <w:p w14:paraId="06559D86" w14:textId="452FD1F1" w:rsidR="00CD2B32" w:rsidRDefault="00CD2B32">
      <w:pPr>
        <w:pStyle w:val="ListParagraph"/>
        <w:numPr>
          <w:ilvl w:val="0"/>
          <w:numId w:val="77"/>
        </w:numPr>
      </w:pPr>
      <w:r>
        <w:t>Faculty receive guidance and support for remediation</w:t>
      </w:r>
    </w:p>
    <w:p w14:paraId="1D88DE32" w14:textId="5695E1D7" w:rsidR="00CD2B32" w:rsidRDefault="00CD2B32">
      <w:pPr>
        <w:pStyle w:val="ListParagraph"/>
        <w:numPr>
          <w:ilvl w:val="0"/>
          <w:numId w:val="77"/>
        </w:numPr>
      </w:pPr>
      <w:r>
        <w:t>Reviews are conducted consistently and documented</w:t>
      </w:r>
    </w:p>
    <w:p w14:paraId="26C0E6B4" w14:textId="4F05E665" w:rsidR="00CD2B32" w:rsidRDefault="00CD2B32">
      <w:pPr>
        <w:pStyle w:val="ListParagraph"/>
        <w:numPr>
          <w:ilvl w:val="0"/>
          <w:numId w:val="77"/>
        </w:numPr>
      </w:pPr>
      <w:r>
        <w:t>Risks are tracked and addressed proactively</w:t>
      </w:r>
    </w:p>
    <w:p w14:paraId="07CD4F6C" w14:textId="3064A31C" w:rsidR="00B559FC" w:rsidRDefault="00CD2B32">
      <w:pPr>
        <w:pStyle w:val="ListParagraph"/>
        <w:numPr>
          <w:ilvl w:val="0"/>
          <w:numId w:val="77"/>
        </w:numPr>
      </w:pPr>
      <w:r>
        <w:t>The process aligns with institutional accessibility standards</w:t>
      </w:r>
    </w:p>
    <w:p w14:paraId="50F5C1E9" w14:textId="7B16BE1F" w:rsidR="00FB4A58" w:rsidRDefault="00FB4A58">
      <w:pPr>
        <w:pStyle w:val="ListParagraph"/>
        <w:numPr>
          <w:ilvl w:val="0"/>
          <w:numId w:val="77"/>
        </w:numPr>
      </w:pPr>
      <w:r>
        <w:t>Methods are identified to discover faculty affiliated websites not within the campus ecosystem</w:t>
      </w:r>
    </w:p>
    <w:p w14:paraId="384FF4B5" w14:textId="77777777" w:rsidR="00FB4A58" w:rsidRDefault="00FB4A58" w:rsidP="00FB4A58"/>
    <w:p w14:paraId="54817619" w14:textId="6EDA4E3E" w:rsidR="009C0E74" w:rsidRDefault="00B559FC" w:rsidP="00B559FC">
      <w:pPr>
        <w:pStyle w:val="Heading3"/>
      </w:pPr>
      <w:bookmarkStart w:id="21" w:name="_Toc225336587"/>
      <w:r>
        <w:t xml:space="preserve">Instructional Materials Goal 5: </w:t>
      </w:r>
      <w:r>
        <w:rPr>
          <w:rFonts w:ascii="Arial" w:hAnsi="Arial"/>
        </w:rPr>
        <w:t> </w:t>
      </w:r>
      <w:r>
        <w:t>Accessibility Requirements for Multimedia, Interactive Content, and Emerging Instructional Technologies</w:t>
      </w:r>
      <w:bookmarkEnd w:id="21"/>
    </w:p>
    <w:p w14:paraId="4CF52C80" w14:textId="7FF1702C" w:rsidR="00B559FC" w:rsidRDefault="00B559FC" w:rsidP="002F6E95">
      <w:pPr>
        <w:pStyle w:val="Heading4"/>
      </w:pPr>
      <w:r>
        <w:t>Success Indicator 5.11 Develop a process for creating, selecting, adopting, and remediating audio and video assets.</w:t>
      </w:r>
    </w:p>
    <w:p w14:paraId="2A4B5936" w14:textId="1B292095" w:rsidR="00014A74" w:rsidRDefault="00B559FC" w:rsidP="004051B5">
      <w:pPr>
        <w:pStyle w:val="Heading5"/>
      </w:pPr>
      <w:r>
        <w:t>Purpose</w:t>
      </w:r>
      <w:r w:rsidR="00014A74">
        <w:t xml:space="preserve">: </w:t>
      </w:r>
      <w:r w:rsidR="00DC1F23">
        <w:t xml:space="preserve">Provide proactive guidance to faculty on creating or selecting accessible instructional materials. </w:t>
      </w:r>
      <w:r w:rsidR="00014A74">
        <w:t>Ensure</w:t>
      </w:r>
      <w:r w:rsidR="00014A74" w:rsidRPr="00014A74">
        <w:t xml:space="preserve"> </w:t>
      </w:r>
      <w:r w:rsidR="00014A74">
        <w:t>that</w:t>
      </w:r>
      <w:r w:rsidR="00014A74" w:rsidRPr="00014A74">
        <w:t xml:space="preserve"> audio and video instructional materials are accessible to all students. Establishing a clear process supports captioning, audio description, and remediation activities in a timely and sustainable manner</w:t>
      </w:r>
      <w:r w:rsidR="00DC1F23">
        <w:t>,</w:t>
      </w:r>
      <w:r w:rsidR="004E5900">
        <w:t xml:space="preserve"> and </w:t>
      </w:r>
    </w:p>
    <w:p w14:paraId="46363807" w14:textId="77777777" w:rsidR="00014A74" w:rsidRPr="00014A74" w:rsidRDefault="00014A74" w:rsidP="00014A74"/>
    <w:p w14:paraId="098F75F8" w14:textId="77777777" w:rsidR="004051B5" w:rsidRDefault="00B559FC" w:rsidP="004051B5">
      <w:pPr>
        <w:pStyle w:val="Heading5"/>
      </w:pPr>
      <w:r>
        <w:t>Examples of Evidence</w:t>
      </w:r>
      <w:r w:rsidR="004051B5">
        <w:t>: Campuses may demonstrate progress or achievement of this indicator through evidence such as:</w:t>
      </w:r>
    </w:p>
    <w:p w14:paraId="5FAD6756" w14:textId="5AA04CB8" w:rsidR="004051B5" w:rsidRDefault="6776DF05" w:rsidP="35FB01D3">
      <w:pPr>
        <w:pStyle w:val="ListParagraph"/>
        <w:numPr>
          <w:ilvl w:val="0"/>
          <w:numId w:val="3"/>
        </w:numPr>
      </w:pPr>
      <w:r>
        <w:t>Documented workflows for captioning and audio description</w:t>
      </w:r>
    </w:p>
    <w:p w14:paraId="1A622995" w14:textId="52AC1352" w:rsidR="004051B5" w:rsidRDefault="6776DF05" w:rsidP="35FB01D3">
      <w:pPr>
        <w:pStyle w:val="ListParagraph"/>
        <w:numPr>
          <w:ilvl w:val="0"/>
          <w:numId w:val="3"/>
        </w:numPr>
      </w:pPr>
      <w:r>
        <w:t>Vendor agreements or service contracts for media remediation</w:t>
      </w:r>
    </w:p>
    <w:p w14:paraId="42E1FCB7" w14:textId="2E6E20E2" w:rsidR="004051B5" w:rsidRDefault="6776DF05" w:rsidP="35FB01D3">
      <w:pPr>
        <w:pStyle w:val="ListParagraph"/>
        <w:numPr>
          <w:ilvl w:val="0"/>
          <w:numId w:val="3"/>
        </w:numPr>
      </w:pPr>
      <w:r>
        <w:t>Guidelines for selecting accessible multimedia tools</w:t>
      </w:r>
    </w:p>
    <w:p w14:paraId="72A8CC2C" w14:textId="51F04DC0" w:rsidR="004051B5" w:rsidRDefault="6776DF05" w:rsidP="35FB01D3">
      <w:pPr>
        <w:pStyle w:val="ListParagraph"/>
        <w:numPr>
          <w:ilvl w:val="0"/>
          <w:numId w:val="3"/>
        </w:numPr>
      </w:pPr>
      <w:r>
        <w:t>Timelines aligned with instructional delivery</w:t>
      </w:r>
    </w:p>
    <w:p w14:paraId="50ADB011" w14:textId="0AE39BD1" w:rsidR="004051B5" w:rsidRDefault="6776DF05" w:rsidP="35FB01D3">
      <w:pPr>
        <w:pStyle w:val="ListParagraph"/>
        <w:numPr>
          <w:ilvl w:val="0"/>
          <w:numId w:val="3"/>
        </w:numPr>
      </w:pPr>
      <w:r>
        <w:t>Training resources for faculty and media creators</w:t>
      </w:r>
    </w:p>
    <w:p w14:paraId="7A2A40CA" w14:textId="1944C2FA" w:rsidR="00B559FC" w:rsidRDefault="6776DF05" w:rsidP="35FB01D3">
      <w:pPr>
        <w:pStyle w:val="ListParagraph"/>
        <w:numPr>
          <w:ilvl w:val="0"/>
          <w:numId w:val="3"/>
        </w:numPr>
      </w:pPr>
      <w:r>
        <w:t>Records of remediated or reviewed media assets</w:t>
      </w:r>
    </w:p>
    <w:p w14:paraId="47AC9ECE" w14:textId="77777777" w:rsidR="004051B5" w:rsidRPr="004051B5" w:rsidRDefault="004051B5" w:rsidP="004051B5"/>
    <w:p w14:paraId="42048416" w14:textId="445529C4" w:rsidR="00B559FC" w:rsidRDefault="00B559FC" w:rsidP="002F6E95">
      <w:pPr>
        <w:pStyle w:val="Heading5"/>
      </w:pPr>
      <w:r>
        <w:t>Example of Established Level</w:t>
      </w:r>
      <w:r w:rsidR="004051B5">
        <w:t>:</w:t>
      </w:r>
    </w:p>
    <w:p w14:paraId="71971C65" w14:textId="77777777" w:rsidR="00E43407" w:rsidRDefault="00E43407" w:rsidP="00E43407">
      <w:r>
        <w:t>At the Established level, the campus has an end-to-end process for accessible audio and video.</w:t>
      </w:r>
    </w:p>
    <w:p w14:paraId="4D29544A" w14:textId="3A4CF86D" w:rsidR="00E43407" w:rsidRDefault="00E43407">
      <w:pPr>
        <w:pStyle w:val="ListParagraph"/>
        <w:numPr>
          <w:ilvl w:val="0"/>
          <w:numId w:val="78"/>
        </w:numPr>
      </w:pPr>
      <w:r>
        <w:t>Accessibility requirements are addressed during creation or selection</w:t>
      </w:r>
    </w:p>
    <w:p w14:paraId="45936FA0" w14:textId="35E34723" w:rsidR="00E43407" w:rsidRDefault="00E43407">
      <w:pPr>
        <w:pStyle w:val="ListParagraph"/>
        <w:numPr>
          <w:ilvl w:val="0"/>
          <w:numId w:val="78"/>
        </w:numPr>
      </w:pPr>
      <w:r>
        <w:t>Remediation workflows are clearly defined and resourced</w:t>
      </w:r>
    </w:p>
    <w:p w14:paraId="442E37AC" w14:textId="6B2CE5E0" w:rsidR="00E43407" w:rsidRDefault="00E43407">
      <w:pPr>
        <w:pStyle w:val="ListParagraph"/>
        <w:numPr>
          <w:ilvl w:val="0"/>
          <w:numId w:val="78"/>
        </w:numPr>
      </w:pPr>
      <w:r>
        <w:t>Faculty understand their responsibilities and timelines</w:t>
      </w:r>
    </w:p>
    <w:p w14:paraId="3C1AA690" w14:textId="347BAC40" w:rsidR="00E43407" w:rsidRDefault="00E43407">
      <w:pPr>
        <w:pStyle w:val="ListParagraph"/>
        <w:numPr>
          <w:ilvl w:val="0"/>
          <w:numId w:val="78"/>
        </w:numPr>
      </w:pPr>
      <w:r>
        <w:t>Media assets are accessible by the start of instruction</w:t>
      </w:r>
    </w:p>
    <w:p w14:paraId="0353BEE7" w14:textId="078BE00E" w:rsidR="00E43407" w:rsidRDefault="00E43407">
      <w:pPr>
        <w:pStyle w:val="ListParagraph"/>
        <w:numPr>
          <w:ilvl w:val="0"/>
          <w:numId w:val="78"/>
        </w:numPr>
      </w:pPr>
      <w:r>
        <w:lastRenderedPageBreak/>
        <w:t>Processes are monitored and improved over time</w:t>
      </w:r>
    </w:p>
    <w:p w14:paraId="32CE9593" w14:textId="77777777" w:rsidR="00E43407" w:rsidRDefault="00E43407" w:rsidP="00E43407"/>
    <w:p w14:paraId="424C1FD3" w14:textId="23CFA468" w:rsidR="00B559FC" w:rsidRDefault="00B559FC" w:rsidP="00E43407"/>
    <w:p w14:paraId="7BB331BE" w14:textId="3416C884" w:rsidR="00B559FC" w:rsidRDefault="00B559FC" w:rsidP="002F6E95">
      <w:pPr>
        <w:pStyle w:val="Heading4"/>
      </w:pPr>
      <w:r>
        <w:t xml:space="preserve">Success Indicator </w:t>
      </w:r>
      <w:r w:rsidRPr="00B559FC">
        <w:t>5.14 Develop a process for providing equal access to learning outcomes from emerging instructional technologies.</w:t>
      </w:r>
    </w:p>
    <w:p w14:paraId="44747AAB" w14:textId="42A65051" w:rsidR="070C39C3" w:rsidRPr="007D6B46" w:rsidRDefault="00B559FC" w:rsidP="007D6B46">
      <w:pPr>
        <w:pStyle w:val="p1"/>
        <w:rPr>
          <w:rFonts w:asciiTheme="minorHAnsi" w:hAnsiTheme="minorHAnsi"/>
        </w:rPr>
      </w:pPr>
      <w:r w:rsidRPr="00F67150">
        <w:rPr>
          <w:rFonts w:asciiTheme="minorHAnsi" w:hAnsiTheme="minorHAnsi"/>
        </w:rPr>
        <w:t>Purpose</w:t>
      </w:r>
      <w:r w:rsidR="376EAB79" w:rsidRPr="00F67150">
        <w:rPr>
          <w:rFonts w:asciiTheme="minorHAnsi" w:hAnsiTheme="minorHAnsi"/>
        </w:rPr>
        <w:t xml:space="preserve">: </w:t>
      </w:r>
      <w:r w:rsidR="00F67150" w:rsidRPr="00F67150">
        <w:rPr>
          <w:rFonts w:asciiTheme="minorHAnsi" w:hAnsiTheme="minorHAnsi"/>
        </w:rPr>
        <w:t>This indicator focuses on emerging instructional technologies such as simulations, virtual reality, and AI-based platforms. The purpose is to ensure that when these tools are used, students with disabilities can achieve equivalent learning outcomes through accessible design, remediation, or alternate activities when necessary, and that this is considered prior to implementation and use wheneve</w:t>
      </w:r>
      <w:r w:rsidR="007D6B46">
        <w:rPr>
          <w:rFonts w:asciiTheme="minorHAnsi" w:hAnsiTheme="minorHAnsi"/>
        </w:rPr>
        <w:t>r</w:t>
      </w:r>
      <w:r w:rsidR="00F67150" w:rsidRPr="00F67150">
        <w:rPr>
          <w:rFonts w:asciiTheme="minorHAnsi" w:hAnsiTheme="minorHAnsi"/>
        </w:rPr>
        <w:t xml:space="preserve"> feasible.</w:t>
      </w:r>
    </w:p>
    <w:p w14:paraId="20CD15DC" w14:textId="77777777" w:rsidR="007D6B46" w:rsidRDefault="00B559FC" w:rsidP="007D6B46">
      <w:pPr>
        <w:pStyle w:val="Heading5"/>
      </w:pPr>
      <w:r>
        <w:t>Examples of Evidence</w:t>
      </w:r>
      <w:r w:rsidR="007D6B46">
        <w:t>: Campuses may demonstrate progress or achievement of this indicator through evidence such as:</w:t>
      </w:r>
    </w:p>
    <w:p w14:paraId="76CC6B91" w14:textId="7D29C948" w:rsidR="007D6B46" w:rsidRDefault="3B72A5C2" w:rsidP="35FB01D3">
      <w:pPr>
        <w:pStyle w:val="ListParagraph"/>
        <w:numPr>
          <w:ilvl w:val="0"/>
          <w:numId w:val="4"/>
        </w:numPr>
      </w:pPr>
      <w:r>
        <w:t>Review processes for emerging instructional technologies</w:t>
      </w:r>
    </w:p>
    <w:p w14:paraId="1B4780EE" w14:textId="471BDB80" w:rsidR="007D6B46" w:rsidRDefault="3B72A5C2" w:rsidP="35FB01D3">
      <w:pPr>
        <w:pStyle w:val="ListParagraph"/>
        <w:numPr>
          <w:ilvl w:val="0"/>
          <w:numId w:val="4"/>
        </w:numPr>
      </w:pPr>
      <w:r>
        <w:t>Guidelines for evaluating accessibility risks</w:t>
      </w:r>
    </w:p>
    <w:p w14:paraId="2129E97A" w14:textId="12C09026" w:rsidR="007D6B46" w:rsidRDefault="3B72A5C2" w:rsidP="35FB01D3">
      <w:pPr>
        <w:pStyle w:val="ListParagraph"/>
        <w:numPr>
          <w:ilvl w:val="0"/>
          <w:numId w:val="4"/>
        </w:numPr>
      </w:pPr>
      <w:r>
        <w:t>Procedures for developing alternate access plans</w:t>
      </w:r>
    </w:p>
    <w:p w14:paraId="5FEEBDF1" w14:textId="0066C2B2" w:rsidR="007D6B46" w:rsidRDefault="3B72A5C2" w:rsidP="35FB01D3">
      <w:pPr>
        <w:pStyle w:val="ListParagraph"/>
        <w:numPr>
          <w:ilvl w:val="0"/>
          <w:numId w:val="4"/>
        </w:numPr>
      </w:pPr>
      <w:r>
        <w:t>Documentation of equivalent learning outcome activities</w:t>
      </w:r>
    </w:p>
    <w:p w14:paraId="64F9B179" w14:textId="0147E5AF" w:rsidR="007D6B46" w:rsidRDefault="3B72A5C2" w:rsidP="35FB01D3">
      <w:pPr>
        <w:pStyle w:val="ListParagraph"/>
        <w:numPr>
          <w:ilvl w:val="0"/>
          <w:numId w:val="4"/>
        </w:numPr>
      </w:pPr>
      <w:r>
        <w:t>Faculty training on accessible innovation</w:t>
      </w:r>
    </w:p>
    <w:p w14:paraId="177A192B" w14:textId="3E4314D6" w:rsidR="00B559FC" w:rsidRDefault="3B72A5C2" w:rsidP="35FB01D3">
      <w:pPr>
        <w:pStyle w:val="ListParagraph"/>
        <w:numPr>
          <w:ilvl w:val="0"/>
          <w:numId w:val="4"/>
        </w:numPr>
      </w:pPr>
      <w:r>
        <w:t>Records of accommodation or alternative assignments</w:t>
      </w:r>
    </w:p>
    <w:p w14:paraId="7771AEF5" w14:textId="77777777" w:rsidR="007D6B46" w:rsidRDefault="007D6B46" w:rsidP="005E7EC3"/>
    <w:p w14:paraId="42245466" w14:textId="77777777" w:rsidR="00B559FC" w:rsidRDefault="00B559FC" w:rsidP="002F6E95">
      <w:pPr>
        <w:pStyle w:val="Heading5"/>
      </w:pPr>
      <w:r>
        <w:t>Example of Established Level</w:t>
      </w:r>
    </w:p>
    <w:p w14:paraId="6B5B8D45" w14:textId="77777777" w:rsidR="0062704C" w:rsidRDefault="0062704C" w:rsidP="0062704C">
      <w:r>
        <w:t>At the Established level, the campus has a structured process for addressing accessibility of emerging instructional technologies.</w:t>
      </w:r>
    </w:p>
    <w:p w14:paraId="32477A9E" w14:textId="27DBF862" w:rsidR="0062704C" w:rsidRDefault="0062704C">
      <w:pPr>
        <w:pStyle w:val="ListParagraph"/>
        <w:numPr>
          <w:ilvl w:val="0"/>
          <w:numId w:val="79"/>
        </w:numPr>
      </w:pPr>
      <w:r>
        <w:t>Emerging tools are reviewed prior to instructional use</w:t>
      </w:r>
    </w:p>
    <w:p w14:paraId="7B37BE1C" w14:textId="3CD48BDD" w:rsidR="0062704C" w:rsidRDefault="0062704C">
      <w:pPr>
        <w:pStyle w:val="ListParagraph"/>
        <w:numPr>
          <w:ilvl w:val="0"/>
          <w:numId w:val="79"/>
        </w:numPr>
      </w:pPr>
      <w:r>
        <w:t>Accessibility risks are documented and addressed</w:t>
      </w:r>
    </w:p>
    <w:p w14:paraId="248539A6" w14:textId="410662F8" w:rsidR="0062704C" w:rsidRDefault="0062704C">
      <w:pPr>
        <w:pStyle w:val="ListParagraph"/>
        <w:numPr>
          <w:ilvl w:val="0"/>
          <w:numId w:val="79"/>
        </w:numPr>
      </w:pPr>
      <w:r>
        <w:t>Alternate activities are developed when full accessibility is not feasible</w:t>
      </w:r>
    </w:p>
    <w:p w14:paraId="26016A5A" w14:textId="2D0F9B16" w:rsidR="0062704C" w:rsidRDefault="0062704C">
      <w:pPr>
        <w:pStyle w:val="ListParagraph"/>
        <w:numPr>
          <w:ilvl w:val="0"/>
          <w:numId w:val="79"/>
        </w:numPr>
      </w:pPr>
      <w:r>
        <w:t>Learning outcomes are equivalent for all students</w:t>
      </w:r>
    </w:p>
    <w:p w14:paraId="06C6955D" w14:textId="4ABD7069" w:rsidR="00B559FC" w:rsidRDefault="0062704C">
      <w:pPr>
        <w:pStyle w:val="ListParagraph"/>
        <w:numPr>
          <w:ilvl w:val="0"/>
          <w:numId w:val="79"/>
        </w:numPr>
      </w:pPr>
      <w:r>
        <w:t>Faculty receive guidance and support throughout the process</w:t>
      </w:r>
    </w:p>
    <w:p w14:paraId="1F4DB704" w14:textId="77777777" w:rsidR="0062704C" w:rsidRDefault="0062704C" w:rsidP="0062704C"/>
    <w:p w14:paraId="7F9DA5C2" w14:textId="0EBEA254" w:rsidR="00B559FC" w:rsidRDefault="00B559FC" w:rsidP="002F6E95">
      <w:pPr>
        <w:pStyle w:val="Heading4"/>
      </w:pPr>
      <w:r>
        <w:t xml:space="preserve">Success Indicator </w:t>
      </w:r>
      <w:r w:rsidRPr="00B559FC">
        <w:t>5.15 Develop a process for creating, selecting, adopting, and remediating publisher created content.</w:t>
      </w:r>
    </w:p>
    <w:p w14:paraId="18E953B9" w14:textId="0C2EAA27" w:rsidR="00B559FC" w:rsidRDefault="00B559FC" w:rsidP="002F6E95">
      <w:pPr>
        <w:pStyle w:val="Heading5"/>
      </w:pPr>
      <w:r>
        <w:t>Purpose</w:t>
      </w:r>
      <w:r w:rsidR="52D0B636">
        <w:t xml:space="preserve">: </w:t>
      </w:r>
      <w:r w:rsidR="222D5A3F">
        <w:t xml:space="preserve">This success indicator focuses </w:t>
      </w:r>
      <w:r w:rsidR="003C45CA">
        <w:t xml:space="preserve">on </w:t>
      </w:r>
      <w:r w:rsidR="00596473">
        <w:t>p</w:t>
      </w:r>
      <w:r w:rsidR="00596473" w:rsidRPr="00596473">
        <w:t>ublisher-created instructional content, including textbooks, courseware, and digital platforms</w:t>
      </w:r>
      <w:r w:rsidR="222D5A3F">
        <w:t>. It requires processes for their creation, selection, adoption, and remediation. These are mainstream tools commonly used to support student engagement</w:t>
      </w:r>
      <w:r w:rsidR="007970A2">
        <w:t>, may be avai</w:t>
      </w:r>
      <w:r w:rsidR="003C45CA">
        <w:t>lable</w:t>
      </w:r>
      <w:r w:rsidR="007970A2">
        <w:t xml:space="preserve"> </w:t>
      </w:r>
      <w:r w:rsidR="003C45CA">
        <w:t>to</w:t>
      </w:r>
      <w:r w:rsidR="007970A2">
        <w:t xml:space="preserve"> faculty at no cost, and</w:t>
      </w:r>
      <w:r w:rsidR="003C45CA">
        <w:t>,</w:t>
      </w:r>
      <w:r w:rsidR="007970A2">
        <w:t xml:space="preserve"> as such, may escape regular checks on accessibility.</w:t>
      </w:r>
    </w:p>
    <w:p w14:paraId="54CA9DBF" w14:textId="0B09A424" w:rsidR="00B559FC" w:rsidRDefault="00B559FC" w:rsidP="005E7EC3"/>
    <w:p w14:paraId="5DED10A4" w14:textId="4C6AB2E5" w:rsidR="00B559FC" w:rsidRDefault="00B559FC" w:rsidP="070C39C3"/>
    <w:p w14:paraId="344850F8" w14:textId="77777777" w:rsidR="00CF4052" w:rsidRDefault="00B559FC" w:rsidP="00CF4052">
      <w:pPr>
        <w:pStyle w:val="Heading5"/>
      </w:pPr>
      <w:r>
        <w:lastRenderedPageBreak/>
        <w:t>Examples of Evidence</w:t>
      </w:r>
      <w:r w:rsidR="00CF4052">
        <w:t>: Campuses may demonstrate progress or achievement of this indicator through evidence such as:</w:t>
      </w:r>
    </w:p>
    <w:p w14:paraId="55570C37" w14:textId="1119D0A8" w:rsidR="00CF4052" w:rsidRDefault="585F3194" w:rsidP="35FB01D3">
      <w:pPr>
        <w:pStyle w:val="ListParagraph"/>
        <w:numPr>
          <w:ilvl w:val="0"/>
          <w:numId w:val="5"/>
        </w:numPr>
      </w:pPr>
      <w:r>
        <w:t>Accessibility review criteria for publisher content</w:t>
      </w:r>
    </w:p>
    <w:p w14:paraId="077C76D2" w14:textId="26667D19" w:rsidR="00CF4052" w:rsidRDefault="585F3194" w:rsidP="35FB01D3">
      <w:pPr>
        <w:pStyle w:val="ListParagraph"/>
        <w:numPr>
          <w:ilvl w:val="0"/>
          <w:numId w:val="5"/>
        </w:numPr>
      </w:pPr>
      <w:r>
        <w:t>Procurement or adoption guidance addressing accessibility</w:t>
      </w:r>
    </w:p>
    <w:p w14:paraId="4CE70BCA" w14:textId="44D9E72C" w:rsidR="00CF4052" w:rsidRDefault="585F3194" w:rsidP="35FB01D3">
      <w:pPr>
        <w:pStyle w:val="ListParagraph"/>
        <w:numPr>
          <w:ilvl w:val="0"/>
          <w:numId w:val="5"/>
        </w:numPr>
      </w:pPr>
      <w:r>
        <w:t>VPAT or accessibility documentation review processes</w:t>
      </w:r>
    </w:p>
    <w:p w14:paraId="56BC1262" w14:textId="76865A93" w:rsidR="00CF4052" w:rsidRDefault="585F3194" w:rsidP="35FB01D3">
      <w:pPr>
        <w:pStyle w:val="ListParagraph"/>
        <w:numPr>
          <w:ilvl w:val="0"/>
          <w:numId w:val="5"/>
        </w:numPr>
      </w:pPr>
      <w:r>
        <w:t>Communication with publishers regarding remediation</w:t>
      </w:r>
    </w:p>
    <w:p w14:paraId="081A16D1" w14:textId="1B4DA035" w:rsidR="00CF4052" w:rsidRDefault="585F3194" w:rsidP="35FB01D3">
      <w:pPr>
        <w:pStyle w:val="ListParagraph"/>
        <w:numPr>
          <w:ilvl w:val="0"/>
          <w:numId w:val="5"/>
        </w:numPr>
      </w:pPr>
      <w:r>
        <w:t>Records of accommodations or alternate formats</w:t>
      </w:r>
    </w:p>
    <w:p w14:paraId="6AA44582" w14:textId="0C07CCD3" w:rsidR="00B559FC" w:rsidRDefault="585F3194" w:rsidP="35FB01D3">
      <w:pPr>
        <w:pStyle w:val="ListParagraph"/>
        <w:numPr>
          <w:ilvl w:val="0"/>
          <w:numId w:val="5"/>
        </w:numPr>
      </w:pPr>
      <w:r>
        <w:t>Faculty training on selecting accessible publisher materials</w:t>
      </w:r>
    </w:p>
    <w:p w14:paraId="42D10D71" w14:textId="77777777" w:rsidR="00CF4052" w:rsidRDefault="00CF4052" w:rsidP="00BF32FD"/>
    <w:p w14:paraId="3B0B7594" w14:textId="68FD84CF" w:rsidR="00707C6F" w:rsidRPr="00707C6F" w:rsidRDefault="00B559FC" w:rsidP="00707C6F">
      <w:pPr>
        <w:pStyle w:val="Heading5"/>
      </w:pPr>
      <w:r>
        <w:t>Example of Established Level</w:t>
      </w:r>
      <w:r w:rsidR="00CF4052">
        <w:t>:</w:t>
      </w:r>
    </w:p>
    <w:p w14:paraId="419ED84E" w14:textId="1C2C34CF" w:rsidR="00707C6F" w:rsidRDefault="00707C6F" w:rsidP="00707C6F">
      <w:r>
        <w:t>At the Established level, the campus has a defined process for accessible publisher content.</w:t>
      </w:r>
    </w:p>
    <w:p w14:paraId="05DD0D31" w14:textId="5D7F327C" w:rsidR="00707C6F" w:rsidRDefault="00707C6F">
      <w:pPr>
        <w:pStyle w:val="ListParagraph"/>
        <w:numPr>
          <w:ilvl w:val="0"/>
          <w:numId w:val="80"/>
        </w:numPr>
      </w:pPr>
      <w:r>
        <w:t>Accessibility is evaluated during selection and adoption</w:t>
      </w:r>
    </w:p>
    <w:p w14:paraId="0C4FD703" w14:textId="73C0997C" w:rsidR="00707C6F" w:rsidRDefault="00707C6F">
      <w:pPr>
        <w:pStyle w:val="ListParagraph"/>
        <w:numPr>
          <w:ilvl w:val="0"/>
          <w:numId w:val="80"/>
        </w:numPr>
      </w:pPr>
      <w:r>
        <w:t>Publisher documentation is reviewed and tracked</w:t>
      </w:r>
    </w:p>
    <w:p w14:paraId="6DF84922" w14:textId="3ECD0D1A" w:rsidR="00707C6F" w:rsidRDefault="00707C6F">
      <w:pPr>
        <w:pStyle w:val="ListParagraph"/>
        <w:numPr>
          <w:ilvl w:val="0"/>
          <w:numId w:val="80"/>
        </w:numPr>
      </w:pPr>
      <w:r>
        <w:t>Remediation or alternate access is planned proactively</w:t>
      </w:r>
    </w:p>
    <w:p w14:paraId="691A7C49" w14:textId="5B7C7D3A" w:rsidR="00707C6F" w:rsidRDefault="00707C6F">
      <w:pPr>
        <w:pStyle w:val="ListParagraph"/>
        <w:numPr>
          <w:ilvl w:val="0"/>
          <w:numId w:val="80"/>
        </w:numPr>
      </w:pPr>
      <w:r>
        <w:t>Faculty are supported in making accessible choices</w:t>
      </w:r>
    </w:p>
    <w:p w14:paraId="41AA7114" w14:textId="51DD11A8" w:rsidR="00B559FC" w:rsidRDefault="00707C6F">
      <w:pPr>
        <w:pStyle w:val="ListParagraph"/>
        <w:numPr>
          <w:ilvl w:val="0"/>
          <w:numId w:val="80"/>
        </w:numPr>
      </w:pPr>
      <w:r>
        <w:t>Processes align with procurement and instructional timelines</w:t>
      </w:r>
    </w:p>
    <w:p w14:paraId="0884F295" w14:textId="77777777" w:rsidR="00707C6F" w:rsidRDefault="00707C6F" w:rsidP="00707C6F"/>
    <w:p w14:paraId="28B314E2" w14:textId="1615C7F2" w:rsidR="00B559FC" w:rsidRDefault="00B559FC" w:rsidP="002F6E95">
      <w:pPr>
        <w:pStyle w:val="Heading4"/>
      </w:pPr>
      <w:r>
        <w:t xml:space="preserve">Success Indicator </w:t>
      </w:r>
      <w:r w:rsidRPr="00B559FC">
        <w:t>5.16 Develop a process for creating, selecting, adopting, and remediating learning and engagement tools.</w:t>
      </w:r>
    </w:p>
    <w:p w14:paraId="7934D92C" w14:textId="3DE03E65" w:rsidR="00B559FC" w:rsidRDefault="00B559FC" w:rsidP="002F6E95">
      <w:pPr>
        <w:pStyle w:val="Heading5"/>
      </w:pPr>
      <w:r>
        <w:t>Purpose</w:t>
      </w:r>
      <w:r w:rsidR="00232F9F">
        <w:t xml:space="preserve">: </w:t>
      </w:r>
      <w:r w:rsidR="00232F9F" w:rsidRPr="00232F9F">
        <w:t>The purpose of this indicator is to ensure commonly used learning and engagement tools support accessibility. These tools include polling systems, discussion platforms, annotation tools, and collaboration applications used to support instruction and student interaction.</w:t>
      </w:r>
    </w:p>
    <w:p w14:paraId="73B663C4" w14:textId="77777777" w:rsidR="00232F9F" w:rsidRPr="00232F9F" w:rsidRDefault="00232F9F" w:rsidP="00232F9F"/>
    <w:p w14:paraId="7B7C5A3A" w14:textId="64F6A2F5" w:rsidR="00B559FC" w:rsidRDefault="00B559FC" w:rsidP="002F6E95">
      <w:pPr>
        <w:pStyle w:val="Heading5"/>
      </w:pPr>
      <w:r>
        <w:t>Examples of Evidence</w:t>
      </w:r>
      <w:r w:rsidR="00206D73">
        <w:t>:</w:t>
      </w:r>
    </w:p>
    <w:p w14:paraId="50A11353" w14:textId="77777777" w:rsidR="00206D73" w:rsidRDefault="00206D73" w:rsidP="00206D73">
      <w:r>
        <w:t>Campuses may demonstrate progress or achievement of this indicator through evidence such as:</w:t>
      </w:r>
    </w:p>
    <w:p w14:paraId="4E6F2839" w14:textId="77777777" w:rsidR="00206D73" w:rsidRDefault="00206D73" w:rsidP="00206D73">
      <w:r>
        <w:tab/>
        <w:t>•</w:t>
      </w:r>
      <w:r>
        <w:tab/>
        <w:t>Accessibility review workflows for engagement tools</w:t>
      </w:r>
    </w:p>
    <w:p w14:paraId="19670114" w14:textId="77777777" w:rsidR="00206D73" w:rsidRDefault="00206D73" w:rsidP="00206D73">
      <w:r>
        <w:tab/>
        <w:t>•</w:t>
      </w:r>
      <w:r>
        <w:tab/>
        <w:t>Approved or recommended tool lists</w:t>
      </w:r>
    </w:p>
    <w:p w14:paraId="1FA12519" w14:textId="77777777" w:rsidR="00206D73" w:rsidRDefault="00206D73" w:rsidP="00206D73">
      <w:r>
        <w:tab/>
        <w:t>•</w:t>
      </w:r>
      <w:r>
        <w:tab/>
        <w:t>Procurement guidance addressing accessibility</w:t>
      </w:r>
    </w:p>
    <w:p w14:paraId="0418F8D7" w14:textId="77777777" w:rsidR="00206D73" w:rsidRDefault="00206D73" w:rsidP="00206D73">
      <w:r>
        <w:tab/>
        <w:t>•</w:t>
      </w:r>
      <w:r>
        <w:tab/>
        <w:t>Training resources for faculty</w:t>
      </w:r>
    </w:p>
    <w:p w14:paraId="4D0F11E4" w14:textId="77777777" w:rsidR="00206D73" w:rsidRDefault="00206D73" w:rsidP="00206D73">
      <w:r>
        <w:tab/>
        <w:t>•</w:t>
      </w:r>
      <w:r>
        <w:tab/>
        <w:t>Records of tool evaluations or remediation actions</w:t>
      </w:r>
    </w:p>
    <w:p w14:paraId="11B3BECD" w14:textId="562E4419" w:rsidR="00206D73" w:rsidRDefault="00206D73" w:rsidP="00206D73">
      <w:r>
        <w:tab/>
        <w:t>•</w:t>
      </w:r>
      <w:r>
        <w:tab/>
        <w:t>Alternate access strategies when tools are inaccessible</w:t>
      </w:r>
    </w:p>
    <w:p w14:paraId="776BAC2C" w14:textId="77777777" w:rsidR="00206D73" w:rsidRPr="00206D73" w:rsidRDefault="00206D73" w:rsidP="00206D73"/>
    <w:p w14:paraId="6C9E5CFA" w14:textId="77777777" w:rsidR="00B559FC" w:rsidRDefault="00B559FC" w:rsidP="002F6E95">
      <w:pPr>
        <w:pStyle w:val="Heading5"/>
      </w:pPr>
      <w:r>
        <w:t>Example of Established Level</w:t>
      </w:r>
    </w:p>
    <w:p w14:paraId="0785E58D" w14:textId="77777777" w:rsidR="00E669FF" w:rsidRDefault="00E669FF" w:rsidP="00E669FF">
      <w:r>
        <w:t>At the Established level, the campus has an established process for accessible learning and engagement tools.</w:t>
      </w:r>
    </w:p>
    <w:p w14:paraId="36C3FECE" w14:textId="77777777" w:rsidR="00E669FF" w:rsidRDefault="00E669FF" w:rsidP="00E669FF">
      <w:r>
        <w:tab/>
        <w:t>•</w:t>
      </w:r>
      <w:r>
        <w:tab/>
        <w:t>Tools are reviewed prior to adoption or use</w:t>
      </w:r>
    </w:p>
    <w:p w14:paraId="1813019A" w14:textId="77777777" w:rsidR="00E669FF" w:rsidRDefault="00E669FF" w:rsidP="00E669FF">
      <w:r>
        <w:tab/>
        <w:t>•</w:t>
      </w:r>
      <w:r>
        <w:tab/>
        <w:t>Accessibility expectations are clearly communicated</w:t>
      </w:r>
    </w:p>
    <w:p w14:paraId="2C311F7A" w14:textId="77777777" w:rsidR="00E669FF" w:rsidRDefault="00E669FF" w:rsidP="00E669FF">
      <w:r>
        <w:tab/>
        <w:t>•</w:t>
      </w:r>
      <w:r>
        <w:tab/>
        <w:t>Faculty receive guidance on tool selection</w:t>
      </w:r>
    </w:p>
    <w:p w14:paraId="73915D70" w14:textId="77777777" w:rsidR="00E669FF" w:rsidRDefault="00E669FF" w:rsidP="00E669FF">
      <w:r>
        <w:tab/>
        <w:t>•</w:t>
      </w:r>
      <w:r>
        <w:tab/>
        <w:t>Remediation or alternatives are provided when needed</w:t>
      </w:r>
    </w:p>
    <w:p w14:paraId="1261D10B" w14:textId="2ABA94E3" w:rsidR="00B559FC" w:rsidRDefault="00E669FF" w:rsidP="00E669FF">
      <w:r>
        <w:tab/>
        <w:t>•</w:t>
      </w:r>
      <w:r>
        <w:tab/>
        <w:t>The process is applied consistently across campus</w:t>
      </w:r>
      <w:r w:rsidR="00B559FC">
        <w:br w:type="page"/>
      </w:r>
    </w:p>
    <w:p w14:paraId="129181F2" w14:textId="5D12306F" w:rsidR="00B559FC" w:rsidRDefault="00B559FC" w:rsidP="002F6E95">
      <w:pPr>
        <w:pStyle w:val="Heading4"/>
      </w:pPr>
      <w:r>
        <w:lastRenderedPageBreak/>
        <w:t xml:space="preserve">Success Indicator </w:t>
      </w:r>
      <w:r w:rsidRPr="00B559FC">
        <w:t>NEW 5.17 Develop a process to provide accessible course syllabi at the beginning of each term and promote use of the university</w:t>
      </w:r>
      <w:r w:rsidR="004B6E36">
        <w:t>-</w:t>
      </w:r>
      <w:r w:rsidRPr="00B559FC">
        <w:t>approved LMS</w:t>
      </w:r>
    </w:p>
    <w:p w14:paraId="7332D7B9" w14:textId="4C6E7EB4" w:rsidR="00B559FC" w:rsidRDefault="00B559FC" w:rsidP="002F6E95">
      <w:pPr>
        <w:pStyle w:val="Heading5"/>
      </w:pPr>
      <w:r>
        <w:t>Purpose</w:t>
      </w:r>
      <w:r w:rsidR="000220AC">
        <w:t xml:space="preserve">: </w:t>
      </w:r>
      <w:r w:rsidR="000220AC" w:rsidRPr="000220AC">
        <w:t>The purpose of this indicator is to ensure students receive accessible course syllabi at the start of each term</w:t>
      </w:r>
      <w:r w:rsidR="00F2330B">
        <w:t xml:space="preserve"> in a consistent and accessible </w:t>
      </w:r>
      <w:r w:rsidR="000459C8">
        <w:t>format</w:t>
      </w:r>
      <w:r w:rsidR="000220AC" w:rsidRPr="000220AC">
        <w:t>. Early access to accessible syllabi supports informed course participation and reinforces the use of the university</w:t>
      </w:r>
      <w:r w:rsidR="000220AC">
        <w:t>-</w:t>
      </w:r>
      <w:r w:rsidR="000220AC" w:rsidRPr="000220AC">
        <w:t>approved LMS as the primary instructional platform.</w:t>
      </w:r>
    </w:p>
    <w:p w14:paraId="62AAF718" w14:textId="77777777" w:rsidR="000220AC" w:rsidRPr="000220AC" w:rsidRDefault="000220AC" w:rsidP="000220AC"/>
    <w:p w14:paraId="16A34282" w14:textId="77777777" w:rsidR="005D2B89" w:rsidRDefault="00B559FC" w:rsidP="005D2B89">
      <w:pPr>
        <w:pStyle w:val="Heading5"/>
      </w:pPr>
      <w:r>
        <w:t>Examples of Evidence</w:t>
      </w:r>
      <w:r w:rsidR="005D2B89">
        <w:t>: Campuses may demonstrate progress or achievement of this indicator through evidence such as:</w:t>
      </w:r>
    </w:p>
    <w:p w14:paraId="103B2BA1" w14:textId="7666D287" w:rsidR="005D2B89" w:rsidRDefault="23DD5DD3" w:rsidP="35FB01D3">
      <w:pPr>
        <w:pStyle w:val="ListParagraph"/>
        <w:numPr>
          <w:ilvl w:val="0"/>
          <w:numId w:val="6"/>
        </w:numPr>
      </w:pPr>
      <w:r>
        <w:t>Syllabus accessibility guidelines or templates</w:t>
      </w:r>
    </w:p>
    <w:p w14:paraId="49056E05" w14:textId="61A7715A" w:rsidR="005D2B89" w:rsidRDefault="23DD5DD3" w:rsidP="35FB01D3">
      <w:pPr>
        <w:pStyle w:val="ListParagraph"/>
        <w:numPr>
          <w:ilvl w:val="0"/>
          <w:numId w:val="6"/>
        </w:numPr>
      </w:pPr>
      <w:r>
        <w:t>Faculty communications outlining syllabus expectations</w:t>
      </w:r>
    </w:p>
    <w:p w14:paraId="705A87EF" w14:textId="6FB465EE" w:rsidR="005D2B89" w:rsidRDefault="23DD5DD3" w:rsidP="35FB01D3">
      <w:pPr>
        <w:pStyle w:val="ListParagraph"/>
        <w:numPr>
          <w:ilvl w:val="0"/>
          <w:numId w:val="6"/>
        </w:numPr>
      </w:pPr>
      <w:r>
        <w:t>LMS course shell requirements or defaults</w:t>
      </w:r>
    </w:p>
    <w:p w14:paraId="5C1DDF06" w14:textId="76B74C4D" w:rsidR="005D2B89" w:rsidRDefault="23DD5DD3" w:rsidP="35FB01D3">
      <w:pPr>
        <w:pStyle w:val="ListParagraph"/>
        <w:numPr>
          <w:ilvl w:val="0"/>
          <w:numId w:val="6"/>
        </w:numPr>
      </w:pPr>
      <w:r>
        <w:t>Training on accessible syllabus creation</w:t>
      </w:r>
    </w:p>
    <w:p w14:paraId="0101C51F" w14:textId="70F714F0" w:rsidR="005D2B89" w:rsidRDefault="23DD5DD3" w:rsidP="35FB01D3">
      <w:pPr>
        <w:pStyle w:val="ListParagraph"/>
        <w:numPr>
          <w:ilvl w:val="0"/>
          <w:numId w:val="6"/>
        </w:numPr>
      </w:pPr>
      <w:r>
        <w:t>Monitoring or spot checks of syllabus accessibility</w:t>
      </w:r>
    </w:p>
    <w:p w14:paraId="008ABC40" w14:textId="51EB3BD7" w:rsidR="00B559FC" w:rsidRDefault="23DD5DD3" w:rsidP="35FB01D3">
      <w:pPr>
        <w:pStyle w:val="ListParagraph"/>
        <w:numPr>
          <w:ilvl w:val="0"/>
          <w:numId w:val="6"/>
        </w:numPr>
      </w:pPr>
      <w:r>
        <w:t>Support resources for faculty remediation</w:t>
      </w:r>
    </w:p>
    <w:p w14:paraId="2D119B3A" w14:textId="77777777" w:rsidR="005D2B89" w:rsidRDefault="005D2B89" w:rsidP="00BF32FD"/>
    <w:p w14:paraId="65648BA2" w14:textId="475899D0" w:rsidR="00B559FC" w:rsidRDefault="00B559FC" w:rsidP="002F6E95">
      <w:pPr>
        <w:pStyle w:val="Heading5"/>
      </w:pPr>
      <w:r>
        <w:t>Example of Established Level</w:t>
      </w:r>
    </w:p>
    <w:p w14:paraId="2F644AE4" w14:textId="77777777" w:rsidR="00075941" w:rsidRDefault="00075941" w:rsidP="00075941">
      <w:r>
        <w:t>At the Established level, the campus has a consistent process for accessible syllabi delivery.</w:t>
      </w:r>
    </w:p>
    <w:p w14:paraId="3599D762" w14:textId="1E27B4ED" w:rsidR="00075941" w:rsidRDefault="00075941">
      <w:pPr>
        <w:pStyle w:val="ListParagraph"/>
        <w:numPr>
          <w:ilvl w:val="0"/>
          <w:numId w:val="81"/>
        </w:numPr>
      </w:pPr>
      <w:r>
        <w:t>Accessible syllabi are available at the beginning of each term</w:t>
      </w:r>
    </w:p>
    <w:p w14:paraId="69E89A2C" w14:textId="7454BA71" w:rsidR="00075941" w:rsidRDefault="00075941">
      <w:pPr>
        <w:pStyle w:val="ListParagraph"/>
        <w:numPr>
          <w:ilvl w:val="0"/>
          <w:numId w:val="81"/>
        </w:numPr>
      </w:pPr>
      <w:r>
        <w:t>Faculty use standardized templates or guidance</w:t>
      </w:r>
    </w:p>
    <w:p w14:paraId="1B6F8671" w14:textId="718172CA" w:rsidR="00075941" w:rsidRDefault="00075941">
      <w:pPr>
        <w:pStyle w:val="ListParagraph"/>
        <w:numPr>
          <w:ilvl w:val="0"/>
          <w:numId w:val="81"/>
        </w:numPr>
      </w:pPr>
      <w:r>
        <w:t>Syllabi are posted within the university approved LMS</w:t>
      </w:r>
    </w:p>
    <w:p w14:paraId="20856B94" w14:textId="0E1DA540" w:rsidR="00075941" w:rsidRDefault="00075941">
      <w:pPr>
        <w:pStyle w:val="ListParagraph"/>
        <w:numPr>
          <w:ilvl w:val="0"/>
          <w:numId w:val="81"/>
        </w:numPr>
      </w:pPr>
      <w:r>
        <w:t>Accessibility expectations are clearly communicated</w:t>
      </w:r>
    </w:p>
    <w:p w14:paraId="5D4DC262" w14:textId="22593117" w:rsidR="00B559FC" w:rsidRDefault="00075941">
      <w:pPr>
        <w:pStyle w:val="ListParagraph"/>
        <w:numPr>
          <w:ilvl w:val="0"/>
          <w:numId w:val="81"/>
        </w:numPr>
      </w:pPr>
      <w:r>
        <w:t>The process supports early access and student success</w:t>
      </w:r>
    </w:p>
    <w:p w14:paraId="7FC3436F" w14:textId="77777777" w:rsidR="00075941" w:rsidRDefault="00075941" w:rsidP="00075941"/>
    <w:p w14:paraId="39C1C848" w14:textId="77777777" w:rsidR="00075941" w:rsidRDefault="00075941" w:rsidP="00075941"/>
    <w:p w14:paraId="69EB219C" w14:textId="64950AC9" w:rsidR="00B559FC" w:rsidRDefault="00B559FC" w:rsidP="00B559FC">
      <w:pPr>
        <w:pStyle w:val="Heading3"/>
      </w:pPr>
      <w:bookmarkStart w:id="22" w:name="_Toc225336588"/>
      <w:r>
        <w:t>Instructional Materials Goal 6:</w:t>
      </w:r>
      <w:r>
        <w:rPr>
          <w:rFonts w:ascii="Arial" w:hAnsi="Arial"/>
        </w:rPr>
        <w:t> </w:t>
      </w:r>
      <w:r>
        <w:t>Accessibility Requirements for Course Review and</w:t>
      </w:r>
      <w:r>
        <w:rPr>
          <w:rFonts w:ascii="Arial" w:hAnsi="Arial"/>
        </w:rPr>
        <w:t> </w:t>
      </w:r>
      <w:r>
        <w:t>Remediation</w:t>
      </w:r>
      <w:bookmarkEnd w:id="22"/>
    </w:p>
    <w:p w14:paraId="3FA54CC0" w14:textId="10B03202" w:rsidR="00B559FC" w:rsidRDefault="00B559FC" w:rsidP="002F6E95">
      <w:pPr>
        <w:pStyle w:val="Heading4"/>
      </w:pPr>
      <w:r>
        <w:t xml:space="preserve">Success Indicator </w:t>
      </w:r>
      <w:r w:rsidRPr="00B559FC">
        <w:t>6.2 Develop a process for selecting, authoring, and procuring accessible course materials (new course).</w:t>
      </w:r>
    </w:p>
    <w:p w14:paraId="437E385E" w14:textId="77777777" w:rsidR="00B559FC" w:rsidRDefault="00B559FC" w:rsidP="002F6E95">
      <w:pPr>
        <w:pStyle w:val="Heading5"/>
      </w:pPr>
      <w:r>
        <w:t>Purpose</w:t>
      </w:r>
    </w:p>
    <w:p w14:paraId="62697F92" w14:textId="7DB96C5B" w:rsidR="69065425" w:rsidRDefault="69065425" w:rsidP="41BC29C8">
      <w:pPr>
        <w:spacing w:before="240" w:after="240"/>
      </w:pPr>
      <w:r w:rsidRPr="41BC29C8">
        <w:rPr>
          <w:rFonts w:ascii="Aptos" w:eastAsia="Aptos" w:hAnsi="Aptos" w:cs="Aptos"/>
        </w:rPr>
        <w:t xml:space="preserve">Ensure accessibility is addressed </w:t>
      </w:r>
      <w:r w:rsidRPr="41BC29C8">
        <w:rPr>
          <w:rFonts w:ascii="Aptos" w:eastAsia="Aptos" w:hAnsi="Aptos" w:cs="Aptos"/>
          <w:b/>
          <w:bCs/>
        </w:rPr>
        <w:t>at the point of course design and material selection</w:t>
      </w:r>
      <w:r w:rsidRPr="41BC29C8">
        <w:rPr>
          <w:rFonts w:ascii="Aptos" w:eastAsia="Aptos" w:hAnsi="Aptos" w:cs="Aptos"/>
        </w:rPr>
        <w:t>, preventing the adoption of inaccessible instructional materials.</w:t>
      </w:r>
    </w:p>
    <w:p w14:paraId="4B6D0933" w14:textId="558769D6" w:rsidR="69065425" w:rsidRDefault="69065425" w:rsidP="41BC29C8">
      <w:pPr>
        <w:spacing w:before="240" w:after="240"/>
      </w:pPr>
      <w:r w:rsidRPr="41BC29C8">
        <w:rPr>
          <w:rFonts w:ascii="Aptos" w:eastAsia="Aptos" w:hAnsi="Aptos" w:cs="Aptos"/>
        </w:rPr>
        <w:t xml:space="preserve">This indicator focuses on </w:t>
      </w:r>
      <w:r w:rsidRPr="41BC29C8">
        <w:rPr>
          <w:rFonts w:ascii="Aptos" w:eastAsia="Aptos" w:hAnsi="Aptos" w:cs="Aptos"/>
          <w:b/>
          <w:bCs/>
        </w:rPr>
        <w:t>new course development workflows</w:t>
      </w:r>
      <w:r w:rsidRPr="41BC29C8">
        <w:rPr>
          <w:rFonts w:ascii="Aptos" w:eastAsia="Aptos" w:hAnsi="Aptos" w:cs="Aptos"/>
        </w:rPr>
        <w:t>, including faculty, instructional designers, and procurement processes, to ensure that textbooks, courseware, multimedia, and instructor-created content meet accessibility standards before use.</w:t>
      </w:r>
    </w:p>
    <w:p w14:paraId="0F5D9395" w14:textId="55032CE6" w:rsidR="41BC29C8" w:rsidRDefault="41BC29C8" w:rsidP="41BC29C8"/>
    <w:p w14:paraId="5C454716" w14:textId="77777777" w:rsidR="00B559FC" w:rsidRDefault="00B559FC" w:rsidP="002F6E95">
      <w:pPr>
        <w:pStyle w:val="Heading5"/>
      </w:pPr>
      <w:r>
        <w:lastRenderedPageBreak/>
        <w:t>Examples of Evidence</w:t>
      </w:r>
    </w:p>
    <w:p w14:paraId="616907BC" w14:textId="28929D5E" w:rsidR="4A56959E" w:rsidRDefault="4A56959E">
      <w:pPr>
        <w:pStyle w:val="ListParagraph"/>
        <w:numPr>
          <w:ilvl w:val="0"/>
          <w:numId w:val="82"/>
        </w:numPr>
        <w:rPr>
          <w:rFonts w:ascii="Aptos" w:eastAsia="Aptos" w:hAnsi="Aptos" w:cs="Aptos"/>
        </w:rPr>
      </w:pPr>
      <w:r w:rsidRPr="41BC29C8">
        <w:rPr>
          <w:rFonts w:ascii="Aptos" w:eastAsia="Aptos" w:hAnsi="Aptos" w:cs="Aptos"/>
        </w:rPr>
        <w:t xml:space="preserve">Documented process requiring accessibility review of instructional materials during new course development </w:t>
      </w:r>
    </w:p>
    <w:p w14:paraId="32920110" w14:textId="140694B5" w:rsidR="4A56959E" w:rsidRDefault="4A56959E">
      <w:pPr>
        <w:pStyle w:val="ListParagraph"/>
        <w:numPr>
          <w:ilvl w:val="0"/>
          <w:numId w:val="82"/>
        </w:numPr>
        <w:rPr>
          <w:rFonts w:ascii="Aptos" w:eastAsia="Aptos" w:hAnsi="Aptos" w:cs="Aptos"/>
        </w:rPr>
      </w:pPr>
      <w:r w:rsidRPr="41BC29C8">
        <w:rPr>
          <w:rFonts w:ascii="Aptos" w:eastAsia="Aptos" w:hAnsi="Aptos" w:cs="Aptos"/>
        </w:rPr>
        <w:t xml:space="preserve">Accessibility requirements integrated into course design and approval workflows </w:t>
      </w:r>
    </w:p>
    <w:p w14:paraId="34B0CF6E" w14:textId="01FEF7C7" w:rsidR="4A56959E" w:rsidRDefault="4A56959E">
      <w:pPr>
        <w:pStyle w:val="ListParagraph"/>
        <w:numPr>
          <w:ilvl w:val="0"/>
          <w:numId w:val="82"/>
        </w:numPr>
        <w:rPr>
          <w:rFonts w:ascii="Aptos" w:eastAsia="Aptos" w:hAnsi="Aptos" w:cs="Aptos"/>
        </w:rPr>
      </w:pPr>
      <w:r w:rsidRPr="41BC29C8">
        <w:rPr>
          <w:rFonts w:ascii="Aptos" w:eastAsia="Aptos" w:hAnsi="Aptos" w:cs="Aptos"/>
        </w:rPr>
        <w:t xml:space="preserve">Guidance for faculty on selecting accessible textbooks, publisher content, and digital tools </w:t>
      </w:r>
    </w:p>
    <w:p w14:paraId="325EF423" w14:textId="5CAD97FC" w:rsidR="4A56959E" w:rsidRDefault="4A56959E">
      <w:pPr>
        <w:pStyle w:val="ListParagraph"/>
        <w:numPr>
          <w:ilvl w:val="0"/>
          <w:numId w:val="82"/>
        </w:numPr>
        <w:rPr>
          <w:rFonts w:ascii="Aptos" w:eastAsia="Aptos" w:hAnsi="Aptos" w:cs="Aptos"/>
        </w:rPr>
      </w:pPr>
      <w:r w:rsidRPr="41BC29C8">
        <w:rPr>
          <w:rFonts w:ascii="Aptos" w:eastAsia="Aptos" w:hAnsi="Aptos" w:cs="Aptos"/>
        </w:rPr>
        <w:t xml:space="preserve">Collaboration between instructional designers, accessibility staff, and faculty during course creation </w:t>
      </w:r>
    </w:p>
    <w:p w14:paraId="3ED5548D" w14:textId="6C2FF620" w:rsidR="4A56959E" w:rsidRDefault="4A56959E">
      <w:pPr>
        <w:pStyle w:val="ListParagraph"/>
        <w:numPr>
          <w:ilvl w:val="0"/>
          <w:numId w:val="82"/>
        </w:numPr>
        <w:rPr>
          <w:rFonts w:ascii="Aptos" w:eastAsia="Aptos" w:hAnsi="Aptos" w:cs="Aptos"/>
        </w:rPr>
      </w:pPr>
      <w:r w:rsidRPr="41BC29C8">
        <w:rPr>
          <w:rFonts w:ascii="Aptos" w:eastAsia="Aptos" w:hAnsi="Aptos" w:cs="Aptos"/>
        </w:rPr>
        <w:t xml:space="preserve">Procurement processes aligned to ensure adopted tools/materials meet Section 508/WCAG requirements </w:t>
      </w:r>
    </w:p>
    <w:p w14:paraId="1A9D9833" w14:textId="16D3610A" w:rsidR="4A56959E" w:rsidRDefault="4A56959E">
      <w:pPr>
        <w:pStyle w:val="ListParagraph"/>
        <w:numPr>
          <w:ilvl w:val="0"/>
          <w:numId w:val="82"/>
        </w:numPr>
        <w:rPr>
          <w:rFonts w:ascii="Aptos" w:eastAsia="Aptos" w:hAnsi="Aptos" w:cs="Aptos"/>
        </w:rPr>
      </w:pPr>
      <w:r w:rsidRPr="41BC29C8">
        <w:rPr>
          <w:rFonts w:ascii="Aptos" w:eastAsia="Aptos" w:hAnsi="Aptos" w:cs="Aptos"/>
        </w:rPr>
        <w:t xml:space="preserve">Use of accessibility checklists or review tools prior to course launch </w:t>
      </w:r>
    </w:p>
    <w:p w14:paraId="76D4BF04" w14:textId="40DA7058" w:rsidR="4A56959E" w:rsidRDefault="4A56959E">
      <w:pPr>
        <w:pStyle w:val="ListParagraph"/>
        <w:numPr>
          <w:ilvl w:val="0"/>
          <w:numId w:val="82"/>
        </w:numPr>
        <w:rPr>
          <w:rFonts w:ascii="Aptos" w:eastAsia="Aptos" w:hAnsi="Aptos" w:cs="Aptos"/>
        </w:rPr>
      </w:pPr>
      <w:r w:rsidRPr="41BC29C8">
        <w:rPr>
          <w:rFonts w:ascii="Aptos" w:eastAsia="Aptos" w:hAnsi="Aptos" w:cs="Aptos"/>
        </w:rPr>
        <w:t>Communication to faculty about accessibility expectations for new courses</w:t>
      </w:r>
    </w:p>
    <w:p w14:paraId="45075E34" w14:textId="67147B98" w:rsidR="41BC29C8" w:rsidRDefault="41BC29C8" w:rsidP="41BC29C8"/>
    <w:p w14:paraId="68C50822" w14:textId="77777777" w:rsidR="00B559FC" w:rsidRDefault="00B559FC" w:rsidP="002F6E95">
      <w:pPr>
        <w:pStyle w:val="Heading5"/>
      </w:pPr>
      <w:r>
        <w:t>Example of Established Level</w:t>
      </w:r>
    </w:p>
    <w:p w14:paraId="2C9B0101" w14:textId="7256D8A2" w:rsidR="44C27B57" w:rsidRDefault="1AD887FF">
      <w:pPr>
        <w:pStyle w:val="ListParagraph"/>
        <w:numPr>
          <w:ilvl w:val="0"/>
          <w:numId w:val="21"/>
        </w:numPr>
        <w:rPr>
          <w:rFonts w:ascii="Aptos" w:eastAsia="Aptos" w:hAnsi="Aptos" w:cs="Arial"/>
        </w:rPr>
      </w:pPr>
      <w:r w:rsidRPr="35FB01D3">
        <w:rPr>
          <w:rFonts w:ascii="Aptos" w:eastAsia="Aptos" w:hAnsi="Aptos" w:cs="Arial"/>
          <w:b/>
          <w:bCs/>
        </w:rPr>
        <w:t xml:space="preserve">Position: </w:t>
      </w:r>
      <w:r w:rsidR="69B882F1" w:rsidRPr="35FB01D3">
        <w:rPr>
          <w:rFonts w:ascii="Aptos" w:eastAsia="Aptos" w:hAnsi="Aptos" w:cs="Arial"/>
        </w:rPr>
        <w:t xml:space="preserve">Responsibility for ensuring accessibility in new course material selection and creation is formally assigned and documented across faculty support, instructional design, and procurement roles. </w:t>
      </w:r>
    </w:p>
    <w:p w14:paraId="350DD0F6" w14:textId="390A68A7" w:rsidR="44C27B57" w:rsidRDefault="2B921C9E">
      <w:pPr>
        <w:pStyle w:val="ListParagraph"/>
        <w:numPr>
          <w:ilvl w:val="0"/>
          <w:numId w:val="21"/>
        </w:numPr>
        <w:rPr>
          <w:rFonts w:ascii="Aptos" w:eastAsia="Aptos" w:hAnsi="Aptos" w:cs="Arial"/>
        </w:rPr>
      </w:pPr>
      <w:r w:rsidRPr="35FB01D3">
        <w:rPr>
          <w:rFonts w:ascii="Aptos" w:eastAsia="Aptos" w:hAnsi="Aptos" w:cs="Arial"/>
          <w:b/>
          <w:bCs/>
        </w:rPr>
        <w:t xml:space="preserve">Budget: </w:t>
      </w:r>
      <w:r w:rsidR="69B882F1" w:rsidRPr="35FB01D3">
        <w:rPr>
          <w:rFonts w:ascii="Aptos" w:eastAsia="Aptos" w:hAnsi="Aptos" w:cs="Arial"/>
        </w:rPr>
        <w:t xml:space="preserve">Identified staff time and resources support accessibility review and consultation during new course development. </w:t>
      </w:r>
    </w:p>
    <w:p w14:paraId="7085D917" w14:textId="0984CA7A" w:rsidR="44C27B57" w:rsidRDefault="6401C0EE">
      <w:pPr>
        <w:pStyle w:val="ListParagraph"/>
        <w:numPr>
          <w:ilvl w:val="0"/>
          <w:numId w:val="21"/>
        </w:numPr>
        <w:rPr>
          <w:rFonts w:ascii="Aptos" w:eastAsia="Aptos" w:hAnsi="Aptos" w:cs="Arial"/>
        </w:rPr>
      </w:pPr>
      <w:r w:rsidRPr="35FB01D3">
        <w:rPr>
          <w:rFonts w:ascii="Aptos" w:eastAsia="Aptos" w:hAnsi="Aptos" w:cs="Arial"/>
          <w:b/>
          <w:bCs/>
        </w:rPr>
        <w:t xml:space="preserve">Procedures: </w:t>
      </w:r>
      <w:r w:rsidR="69B882F1" w:rsidRPr="35FB01D3">
        <w:rPr>
          <w:rFonts w:ascii="Aptos" w:eastAsia="Aptos" w:hAnsi="Aptos" w:cs="Arial"/>
        </w:rPr>
        <w:t xml:space="preserve">A complete, documented process requires accessibility verification of instructional materials at the point of adoption, aligned with Section 508 and WCAG 2.1 AA. </w:t>
      </w:r>
    </w:p>
    <w:p w14:paraId="0335952D" w14:textId="7C40AE25" w:rsidR="44C27B57" w:rsidRDefault="57FD760F">
      <w:pPr>
        <w:pStyle w:val="ListParagraph"/>
        <w:numPr>
          <w:ilvl w:val="0"/>
          <w:numId w:val="21"/>
        </w:numPr>
        <w:rPr>
          <w:rFonts w:ascii="Aptos" w:eastAsia="Aptos" w:hAnsi="Aptos" w:cs="Arial"/>
        </w:rPr>
      </w:pPr>
      <w:r w:rsidRPr="35FB01D3">
        <w:rPr>
          <w:rFonts w:ascii="Aptos" w:eastAsia="Aptos" w:hAnsi="Aptos" w:cs="Arial"/>
          <w:b/>
          <w:bCs/>
        </w:rPr>
        <w:t xml:space="preserve">Output: </w:t>
      </w:r>
      <w:r w:rsidR="204B3A42" w:rsidRPr="35FB01D3">
        <w:rPr>
          <w:rFonts w:ascii="Aptos" w:eastAsia="Aptos" w:hAnsi="Aptos" w:cs="Arial"/>
        </w:rPr>
        <w:t>R</w:t>
      </w:r>
      <w:r w:rsidR="204B3A42" w:rsidRPr="35FB01D3">
        <w:rPr>
          <w:rFonts w:ascii="Aptos" w:eastAsia="Aptos" w:hAnsi="Aptos" w:cs="Arial"/>
          <w:highlight w:val="yellow"/>
        </w:rPr>
        <w:t>ecords or reports demonstrating that</w:t>
      </w:r>
      <w:r w:rsidR="204B3A42" w:rsidRPr="35FB01D3">
        <w:rPr>
          <w:rFonts w:ascii="Aptos" w:eastAsia="Aptos" w:hAnsi="Aptos" w:cs="Arial"/>
        </w:rPr>
        <w:t xml:space="preserve"> n</w:t>
      </w:r>
      <w:r w:rsidR="69B882F1" w:rsidRPr="35FB01D3">
        <w:rPr>
          <w:rFonts w:ascii="Aptos" w:eastAsia="Aptos" w:hAnsi="Aptos" w:cs="Arial"/>
        </w:rPr>
        <w:t>ew courses consistently launch with instructional materials that meet accessibility standards, minimizing the need for post hoc remediation.</w:t>
      </w:r>
    </w:p>
    <w:p w14:paraId="082FA359" w14:textId="04C1E6B4" w:rsidR="41BC29C8" w:rsidRDefault="41BC29C8" w:rsidP="41BC29C8"/>
    <w:p w14:paraId="69D5E4D4" w14:textId="77777777" w:rsidR="00B559FC" w:rsidRDefault="00B559FC">
      <w:r>
        <w:br w:type="page"/>
      </w:r>
    </w:p>
    <w:p w14:paraId="77DDB600" w14:textId="59A5C9AA" w:rsidR="00B559FC" w:rsidRDefault="00B559FC" w:rsidP="002F6E95">
      <w:pPr>
        <w:pStyle w:val="Heading4"/>
      </w:pPr>
      <w:r>
        <w:lastRenderedPageBreak/>
        <w:t xml:space="preserve">Success Indicator </w:t>
      </w:r>
      <w:r w:rsidRPr="00B559FC">
        <w:t>6.4 Develop a process to facilitate an accessibility review and remediate course material before posting (course revision).</w:t>
      </w:r>
    </w:p>
    <w:p w14:paraId="0F9C1F54" w14:textId="77777777" w:rsidR="00B559FC" w:rsidRDefault="00B559FC" w:rsidP="002F6E95">
      <w:pPr>
        <w:pStyle w:val="Heading5"/>
      </w:pPr>
      <w:r>
        <w:t>Purpose</w:t>
      </w:r>
    </w:p>
    <w:p w14:paraId="47683D00" w14:textId="23945DD1" w:rsidR="05065A7A" w:rsidRDefault="05065A7A" w:rsidP="41BC29C8">
      <w:pPr>
        <w:spacing w:before="240" w:after="240"/>
      </w:pPr>
      <w:r w:rsidRPr="41BC29C8">
        <w:rPr>
          <w:rFonts w:ascii="Aptos" w:eastAsia="Aptos" w:hAnsi="Aptos" w:cs="Aptos"/>
        </w:rPr>
        <w:t xml:space="preserve">Ensure that </w:t>
      </w:r>
      <w:r w:rsidRPr="41BC29C8">
        <w:rPr>
          <w:rFonts w:ascii="Aptos" w:eastAsia="Aptos" w:hAnsi="Aptos" w:cs="Aptos"/>
          <w:b/>
          <w:bCs/>
        </w:rPr>
        <w:t>revised or updated course content</w:t>
      </w:r>
      <w:r w:rsidRPr="41BC29C8">
        <w:rPr>
          <w:rFonts w:ascii="Aptos" w:eastAsia="Aptos" w:hAnsi="Aptos" w:cs="Aptos"/>
        </w:rPr>
        <w:t xml:space="preserve"> is reviewed and remediated for accessibility </w:t>
      </w:r>
      <w:r w:rsidRPr="41BC29C8">
        <w:rPr>
          <w:rFonts w:ascii="Aptos" w:eastAsia="Aptos" w:hAnsi="Aptos" w:cs="Aptos"/>
          <w:b/>
          <w:bCs/>
        </w:rPr>
        <w:t>before it is made available to students</w:t>
      </w:r>
      <w:r w:rsidRPr="41BC29C8">
        <w:rPr>
          <w:rFonts w:ascii="Aptos" w:eastAsia="Aptos" w:hAnsi="Aptos" w:cs="Aptos"/>
        </w:rPr>
        <w:t>.</w:t>
      </w:r>
    </w:p>
    <w:p w14:paraId="388A3601" w14:textId="410EB1B0" w:rsidR="05065A7A" w:rsidRDefault="05065A7A" w:rsidP="41BC29C8">
      <w:pPr>
        <w:spacing w:before="240" w:after="240"/>
      </w:pPr>
      <w:r w:rsidRPr="41BC29C8">
        <w:rPr>
          <w:rFonts w:ascii="Aptos" w:eastAsia="Aptos" w:hAnsi="Aptos" w:cs="Aptos"/>
        </w:rPr>
        <w:t xml:space="preserve">This indicator focuses on </w:t>
      </w:r>
      <w:r w:rsidRPr="41BC29C8">
        <w:rPr>
          <w:rFonts w:ascii="Aptos" w:eastAsia="Aptos" w:hAnsi="Aptos" w:cs="Aptos"/>
          <w:b/>
          <w:bCs/>
        </w:rPr>
        <w:t>course updates and revisions</w:t>
      </w:r>
      <w:r w:rsidRPr="41BC29C8">
        <w:rPr>
          <w:rFonts w:ascii="Aptos" w:eastAsia="Aptos" w:hAnsi="Aptos" w:cs="Aptos"/>
        </w:rPr>
        <w:t xml:space="preserve"> (not new course builds), embedding accessibility into routine course maintenance and improvement workflows to prevent ongoing accessibility barriers.</w:t>
      </w:r>
    </w:p>
    <w:p w14:paraId="736AA0C5" w14:textId="77777777" w:rsidR="00B559FC" w:rsidRDefault="00B559FC" w:rsidP="002F6E95">
      <w:pPr>
        <w:pStyle w:val="Heading5"/>
      </w:pPr>
      <w:r>
        <w:t>Examples of Evidence</w:t>
      </w:r>
    </w:p>
    <w:p w14:paraId="074E41A3" w14:textId="728F8C74" w:rsidR="3E1C6A31" w:rsidRDefault="3E1C6A31">
      <w:pPr>
        <w:pStyle w:val="ListParagraph"/>
        <w:numPr>
          <w:ilvl w:val="0"/>
          <w:numId w:val="20"/>
        </w:numPr>
      </w:pPr>
      <w:r w:rsidRPr="41BC29C8">
        <w:t xml:space="preserve">Documented process for accessibility review during course revision cycles </w:t>
      </w:r>
    </w:p>
    <w:p w14:paraId="6020CE07" w14:textId="0908E6E3" w:rsidR="3E1C6A31" w:rsidRDefault="3E1C6A31">
      <w:pPr>
        <w:pStyle w:val="ListParagraph"/>
        <w:numPr>
          <w:ilvl w:val="0"/>
          <w:numId w:val="20"/>
        </w:numPr>
      </w:pPr>
      <w:r w:rsidRPr="41BC29C8">
        <w:t xml:space="preserve">Defined workflow for submitting course materials for review prior to posting </w:t>
      </w:r>
    </w:p>
    <w:p w14:paraId="49EA39C2" w14:textId="03DA9F4F" w:rsidR="3E1C6A31" w:rsidRDefault="3E1C6A31">
      <w:pPr>
        <w:pStyle w:val="ListParagraph"/>
        <w:numPr>
          <w:ilvl w:val="0"/>
          <w:numId w:val="20"/>
        </w:numPr>
      </w:pPr>
      <w:r w:rsidRPr="41BC29C8">
        <w:t xml:space="preserve">Accessibility checklists or review criteria aligned with WCAG 2.1 AA </w:t>
      </w:r>
    </w:p>
    <w:p w14:paraId="18F53B00" w14:textId="350EB40F" w:rsidR="3E1C6A31" w:rsidRDefault="3E1C6A31">
      <w:pPr>
        <w:pStyle w:val="ListParagraph"/>
        <w:numPr>
          <w:ilvl w:val="0"/>
          <w:numId w:val="20"/>
        </w:numPr>
      </w:pPr>
      <w:r w:rsidRPr="41BC29C8">
        <w:t xml:space="preserve">Use of automated tools and manual review methods (e.g., LMS tools, document checkers) </w:t>
      </w:r>
    </w:p>
    <w:p w14:paraId="0E1DE6AA" w14:textId="78D0434A" w:rsidR="3E1C6A31" w:rsidRDefault="3E1C6A31">
      <w:pPr>
        <w:pStyle w:val="ListParagraph"/>
        <w:numPr>
          <w:ilvl w:val="0"/>
          <w:numId w:val="20"/>
        </w:numPr>
      </w:pPr>
      <w:r w:rsidRPr="41BC29C8">
        <w:t xml:space="preserve">Collaboration between faculty, instructional designers, and accessibility staff </w:t>
      </w:r>
    </w:p>
    <w:p w14:paraId="22B37965" w14:textId="288546CF" w:rsidR="3E1C6A31" w:rsidRDefault="3E1C6A31">
      <w:pPr>
        <w:pStyle w:val="ListParagraph"/>
        <w:numPr>
          <w:ilvl w:val="0"/>
          <w:numId w:val="20"/>
        </w:numPr>
      </w:pPr>
      <w:r w:rsidRPr="41BC29C8">
        <w:t xml:space="preserve">Prioritization approach for reviewing high-impact or high-enrollment courses </w:t>
      </w:r>
    </w:p>
    <w:p w14:paraId="0692272D" w14:textId="1818F264" w:rsidR="3E1C6A31" w:rsidRDefault="3E1C6A31">
      <w:pPr>
        <w:pStyle w:val="ListParagraph"/>
        <w:numPr>
          <w:ilvl w:val="0"/>
          <w:numId w:val="20"/>
        </w:numPr>
      </w:pPr>
      <w:r w:rsidRPr="41BC29C8">
        <w:t>Tracking of review status and remediation actions</w:t>
      </w:r>
    </w:p>
    <w:p w14:paraId="580DE5E4" w14:textId="2EF40399" w:rsidR="41BC29C8" w:rsidRDefault="41BC29C8" w:rsidP="41BC29C8"/>
    <w:p w14:paraId="5CA69BCD" w14:textId="77777777" w:rsidR="00B559FC" w:rsidRDefault="00B559FC" w:rsidP="002F6E95">
      <w:pPr>
        <w:pStyle w:val="Heading5"/>
      </w:pPr>
      <w:r>
        <w:t>Example of Established Level</w:t>
      </w:r>
    </w:p>
    <w:p w14:paraId="333666EF" w14:textId="3CF885C6" w:rsidR="05ED5C8A" w:rsidRDefault="41E0A435">
      <w:pPr>
        <w:pStyle w:val="ListParagraph"/>
        <w:numPr>
          <w:ilvl w:val="0"/>
          <w:numId w:val="19"/>
        </w:numPr>
        <w:rPr>
          <w:rFonts w:ascii="Aptos" w:eastAsia="Aptos" w:hAnsi="Aptos" w:cs="Arial"/>
        </w:rPr>
      </w:pPr>
      <w:r w:rsidRPr="35FB01D3">
        <w:rPr>
          <w:rFonts w:ascii="Aptos" w:eastAsia="Aptos" w:hAnsi="Aptos" w:cs="Arial"/>
          <w:b/>
          <w:bCs/>
        </w:rPr>
        <w:t xml:space="preserve">Position: </w:t>
      </w:r>
      <w:r w:rsidR="045368DD" w:rsidRPr="35FB01D3">
        <w:rPr>
          <w:rFonts w:ascii="Aptos" w:eastAsia="Aptos" w:hAnsi="Aptos" w:cs="Arial"/>
        </w:rPr>
        <w:t xml:space="preserve">Responsibility for accessibility review and remediation during course revisions is formally assigned and documented across relevant roles. </w:t>
      </w:r>
    </w:p>
    <w:p w14:paraId="2781CB24" w14:textId="36A9EDC7" w:rsidR="05ED5C8A" w:rsidRDefault="3CD0FF33">
      <w:pPr>
        <w:pStyle w:val="ListParagraph"/>
        <w:numPr>
          <w:ilvl w:val="0"/>
          <w:numId w:val="19"/>
        </w:numPr>
        <w:rPr>
          <w:rFonts w:ascii="Aptos" w:eastAsia="Aptos" w:hAnsi="Aptos" w:cs="Arial"/>
        </w:rPr>
      </w:pPr>
      <w:r w:rsidRPr="35FB01D3">
        <w:rPr>
          <w:rFonts w:ascii="Aptos" w:eastAsia="Aptos" w:hAnsi="Aptos" w:cs="Arial"/>
          <w:b/>
          <w:bCs/>
        </w:rPr>
        <w:t xml:space="preserve">Budget: </w:t>
      </w:r>
      <w:r w:rsidR="045368DD" w:rsidRPr="35FB01D3">
        <w:rPr>
          <w:rFonts w:ascii="Aptos" w:eastAsia="Aptos" w:hAnsi="Aptos" w:cs="Arial"/>
        </w:rPr>
        <w:t xml:space="preserve">Identified staff time or resources support accessibility review and remediation activities for course updates. </w:t>
      </w:r>
    </w:p>
    <w:p w14:paraId="5CB38D0B" w14:textId="7A1E90B8" w:rsidR="05ED5C8A" w:rsidRDefault="70072467">
      <w:pPr>
        <w:pStyle w:val="ListParagraph"/>
        <w:numPr>
          <w:ilvl w:val="0"/>
          <w:numId w:val="19"/>
        </w:numPr>
        <w:rPr>
          <w:rFonts w:ascii="Aptos" w:eastAsia="Aptos" w:hAnsi="Aptos" w:cs="Arial"/>
        </w:rPr>
      </w:pPr>
      <w:r w:rsidRPr="35FB01D3">
        <w:rPr>
          <w:rFonts w:ascii="Aptos" w:eastAsia="Aptos" w:hAnsi="Aptos" w:cs="Arial"/>
          <w:b/>
          <w:bCs/>
        </w:rPr>
        <w:t xml:space="preserve">Procedures: </w:t>
      </w:r>
      <w:r w:rsidR="045368DD" w:rsidRPr="35FB01D3">
        <w:rPr>
          <w:rFonts w:ascii="Aptos" w:eastAsia="Aptos" w:hAnsi="Aptos" w:cs="Arial"/>
        </w:rPr>
        <w:t xml:space="preserve">A complete, documented process requires accessibility review and remediation of course materials prior to posting during course revision. </w:t>
      </w:r>
    </w:p>
    <w:p w14:paraId="2E2275A8" w14:textId="0E13B611" w:rsidR="05ED5C8A" w:rsidRDefault="0072ADFB">
      <w:pPr>
        <w:pStyle w:val="ListParagraph"/>
        <w:numPr>
          <w:ilvl w:val="0"/>
          <w:numId w:val="19"/>
        </w:numPr>
        <w:rPr>
          <w:rFonts w:ascii="Aptos" w:eastAsia="Aptos" w:hAnsi="Aptos" w:cs="Arial"/>
        </w:rPr>
      </w:pPr>
      <w:r w:rsidRPr="35FB01D3">
        <w:rPr>
          <w:rFonts w:ascii="Aptos" w:eastAsia="Aptos" w:hAnsi="Aptos" w:cs="Arial"/>
          <w:b/>
          <w:bCs/>
        </w:rPr>
        <w:t xml:space="preserve">Output: </w:t>
      </w:r>
      <w:r w:rsidR="045368DD" w:rsidRPr="35FB01D3">
        <w:rPr>
          <w:rFonts w:ascii="Aptos" w:eastAsia="Aptos" w:hAnsi="Aptos" w:cs="Arial"/>
          <w:highlight w:val="yellow"/>
        </w:rPr>
        <w:t>R</w:t>
      </w:r>
      <w:r w:rsidR="08FE0927" w:rsidRPr="35FB01D3">
        <w:rPr>
          <w:rFonts w:ascii="Aptos" w:eastAsia="Aptos" w:hAnsi="Aptos" w:cs="Arial"/>
          <w:highlight w:val="yellow"/>
        </w:rPr>
        <w:t>ecords or reports showing that</w:t>
      </w:r>
      <w:r w:rsidR="08FE0927" w:rsidRPr="35FB01D3">
        <w:rPr>
          <w:rFonts w:ascii="Aptos" w:eastAsia="Aptos" w:hAnsi="Aptos" w:cs="Arial"/>
        </w:rPr>
        <w:t xml:space="preserve"> r</w:t>
      </w:r>
      <w:r w:rsidR="045368DD" w:rsidRPr="35FB01D3">
        <w:rPr>
          <w:rFonts w:ascii="Aptos" w:eastAsia="Aptos" w:hAnsi="Aptos" w:cs="Arial"/>
        </w:rPr>
        <w:t>evised course materials are consistently reviewed and remediated for accessibility before being made available to students.</w:t>
      </w:r>
    </w:p>
    <w:p w14:paraId="03CE4473" w14:textId="5F81D1D3" w:rsidR="41BC29C8" w:rsidRDefault="41BC29C8" w:rsidP="41BC29C8"/>
    <w:p w14:paraId="7EB3F996" w14:textId="77777777" w:rsidR="00B559FC" w:rsidRDefault="00B559FC">
      <w:r>
        <w:br w:type="page"/>
      </w:r>
    </w:p>
    <w:p w14:paraId="0DE8D832" w14:textId="7EBCBB2F" w:rsidR="00B559FC" w:rsidRDefault="00B559FC" w:rsidP="002F6E95">
      <w:pPr>
        <w:pStyle w:val="Heading4"/>
      </w:pPr>
      <w:r>
        <w:lastRenderedPageBreak/>
        <w:t>Success Indicator</w:t>
      </w:r>
      <w:r w:rsidRPr="00B559FC">
        <w:rPr>
          <w:rFonts w:asciiTheme="minorHAnsi" w:eastAsiaTheme="minorHAnsi" w:hAnsiTheme="minorHAnsi" w:cstheme="minorBidi"/>
          <w:b w:val="0"/>
          <w:bCs w:val="0"/>
          <w:iCs w:val="0"/>
          <w:szCs w:val="24"/>
        </w:rPr>
        <w:t xml:space="preserve"> </w:t>
      </w:r>
      <w:r w:rsidRPr="00B559FC">
        <w:t>6.5 Develop a process for faculty and instructional staff to incorporate accessibility at the time of course redesign (complete course redesign).</w:t>
      </w:r>
    </w:p>
    <w:p w14:paraId="38BABDF2" w14:textId="77777777" w:rsidR="00B559FC" w:rsidRDefault="00B559FC" w:rsidP="002F6E95">
      <w:pPr>
        <w:pStyle w:val="Heading5"/>
      </w:pPr>
      <w:r>
        <w:t>Purpose</w:t>
      </w:r>
    </w:p>
    <w:p w14:paraId="38A73ABB" w14:textId="6B474031" w:rsidR="015E463E" w:rsidRDefault="015E463E" w:rsidP="41BC29C8">
      <w:pPr>
        <w:spacing w:before="240" w:after="240"/>
      </w:pPr>
      <w:r w:rsidRPr="41BC29C8">
        <w:rPr>
          <w:rFonts w:ascii="Aptos" w:eastAsia="Aptos" w:hAnsi="Aptos" w:cs="Aptos"/>
        </w:rPr>
        <w:t xml:space="preserve">Ensure accessibility is </w:t>
      </w:r>
      <w:r w:rsidRPr="41BC29C8">
        <w:rPr>
          <w:rFonts w:ascii="Aptos" w:eastAsia="Aptos" w:hAnsi="Aptos" w:cs="Aptos"/>
          <w:b/>
          <w:bCs/>
        </w:rPr>
        <w:t>intentionally integrated during full course redesign</w:t>
      </w:r>
      <w:r w:rsidRPr="41BC29C8">
        <w:rPr>
          <w:rFonts w:ascii="Aptos" w:eastAsia="Aptos" w:hAnsi="Aptos" w:cs="Aptos"/>
        </w:rPr>
        <w:t>, rather than addressed after content is created.</w:t>
      </w:r>
    </w:p>
    <w:p w14:paraId="1D4B1961" w14:textId="02486169" w:rsidR="015E463E" w:rsidRDefault="015E463E" w:rsidP="41BC29C8">
      <w:pPr>
        <w:spacing w:before="240" w:after="240"/>
      </w:pPr>
      <w:r w:rsidRPr="41BC29C8">
        <w:rPr>
          <w:rFonts w:ascii="Aptos" w:eastAsia="Aptos" w:hAnsi="Aptos" w:cs="Aptos"/>
        </w:rPr>
        <w:t xml:space="preserve">This indicator focuses on </w:t>
      </w:r>
      <w:r w:rsidRPr="41BC29C8">
        <w:rPr>
          <w:rFonts w:ascii="Aptos" w:eastAsia="Aptos" w:hAnsi="Aptos" w:cs="Aptos"/>
          <w:b/>
          <w:bCs/>
        </w:rPr>
        <w:t>comprehensive course redesign efforts</w:t>
      </w:r>
      <w:r w:rsidRPr="41BC29C8">
        <w:rPr>
          <w:rFonts w:ascii="Aptos" w:eastAsia="Aptos" w:hAnsi="Aptos" w:cs="Aptos"/>
        </w:rPr>
        <w:t>, where faculty and instructional staff rebuild course structure, content, and activities with accessibility embedded from the outset.</w:t>
      </w:r>
    </w:p>
    <w:p w14:paraId="6F15C733" w14:textId="77777777" w:rsidR="00B559FC" w:rsidRDefault="00B559FC" w:rsidP="002F6E95">
      <w:pPr>
        <w:pStyle w:val="Heading5"/>
      </w:pPr>
      <w:r>
        <w:t>Examples of Evidence</w:t>
      </w:r>
    </w:p>
    <w:p w14:paraId="21F73351" w14:textId="787B1B8A" w:rsidR="480282E0" w:rsidRDefault="480282E0">
      <w:pPr>
        <w:pStyle w:val="ListParagraph"/>
        <w:numPr>
          <w:ilvl w:val="0"/>
          <w:numId w:val="18"/>
        </w:numPr>
        <w:rPr>
          <w:rFonts w:ascii="Aptos" w:eastAsia="Aptos" w:hAnsi="Aptos" w:cs="Aptos"/>
        </w:rPr>
      </w:pPr>
      <w:r w:rsidRPr="41BC29C8">
        <w:rPr>
          <w:rFonts w:ascii="Aptos" w:eastAsia="Aptos" w:hAnsi="Aptos" w:cs="Aptos"/>
        </w:rPr>
        <w:t xml:space="preserve">Documented process for integrating accessibility into course redesign workflows </w:t>
      </w:r>
    </w:p>
    <w:p w14:paraId="4B3C6978" w14:textId="6EDCB2B8" w:rsidR="480282E0" w:rsidRDefault="480282E0">
      <w:pPr>
        <w:pStyle w:val="ListParagraph"/>
        <w:numPr>
          <w:ilvl w:val="0"/>
          <w:numId w:val="18"/>
        </w:numPr>
        <w:rPr>
          <w:rFonts w:ascii="Aptos" w:eastAsia="Aptos" w:hAnsi="Aptos" w:cs="Aptos"/>
        </w:rPr>
      </w:pPr>
      <w:r w:rsidRPr="41BC29C8">
        <w:rPr>
          <w:rFonts w:ascii="Aptos" w:eastAsia="Aptos" w:hAnsi="Aptos" w:cs="Aptos"/>
        </w:rPr>
        <w:t xml:space="preserve">Collaboration between faculty, instructional designers, and accessibility specialists </w:t>
      </w:r>
    </w:p>
    <w:p w14:paraId="1E471F3C" w14:textId="18E50A97" w:rsidR="480282E0" w:rsidRDefault="480282E0">
      <w:pPr>
        <w:pStyle w:val="ListParagraph"/>
        <w:numPr>
          <w:ilvl w:val="0"/>
          <w:numId w:val="18"/>
        </w:numPr>
        <w:rPr>
          <w:rFonts w:ascii="Aptos" w:eastAsia="Aptos" w:hAnsi="Aptos" w:cs="Aptos"/>
        </w:rPr>
      </w:pPr>
      <w:r w:rsidRPr="41BC29C8">
        <w:rPr>
          <w:rFonts w:ascii="Aptos" w:eastAsia="Aptos" w:hAnsi="Aptos" w:cs="Aptos"/>
        </w:rPr>
        <w:t xml:space="preserve">Accessibility requirements incorporated into course redesign guidelines or frameworks (e.g., QLT or similar) </w:t>
      </w:r>
    </w:p>
    <w:p w14:paraId="58131F0C" w14:textId="79E0044C" w:rsidR="480282E0" w:rsidRDefault="480282E0">
      <w:pPr>
        <w:pStyle w:val="ListParagraph"/>
        <w:numPr>
          <w:ilvl w:val="0"/>
          <w:numId w:val="18"/>
        </w:numPr>
        <w:rPr>
          <w:rFonts w:ascii="Aptos" w:eastAsia="Aptos" w:hAnsi="Aptos" w:cs="Aptos"/>
        </w:rPr>
      </w:pPr>
      <w:r w:rsidRPr="41BC29C8">
        <w:rPr>
          <w:rFonts w:ascii="Aptos" w:eastAsia="Aptos" w:hAnsi="Aptos" w:cs="Aptos"/>
        </w:rPr>
        <w:t xml:space="preserve">Training and resources provided to faculty engaged in course redesign </w:t>
      </w:r>
    </w:p>
    <w:p w14:paraId="0965D1F7" w14:textId="3BFBFA5A" w:rsidR="480282E0" w:rsidRDefault="480282E0">
      <w:pPr>
        <w:pStyle w:val="ListParagraph"/>
        <w:numPr>
          <w:ilvl w:val="0"/>
          <w:numId w:val="18"/>
        </w:numPr>
        <w:rPr>
          <w:rFonts w:ascii="Aptos" w:eastAsia="Aptos" w:hAnsi="Aptos" w:cs="Aptos"/>
        </w:rPr>
      </w:pPr>
      <w:r w:rsidRPr="41BC29C8">
        <w:rPr>
          <w:rFonts w:ascii="Aptos" w:eastAsia="Aptos" w:hAnsi="Aptos" w:cs="Aptos"/>
        </w:rPr>
        <w:t xml:space="preserve">Use of accessible LMS templates, course structures, and design standards </w:t>
      </w:r>
    </w:p>
    <w:p w14:paraId="586801DA" w14:textId="6E3A2B5A" w:rsidR="480282E0" w:rsidRDefault="480282E0">
      <w:pPr>
        <w:pStyle w:val="ListParagraph"/>
        <w:numPr>
          <w:ilvl w:val="0"/>
          <w:numId w:val="18"/>
        </w:numPr>
        <w:rPr>
          <w:rFonts w:ascii="Aptos" w:eastAsia="Aptos" w:hAnsi="Aptos" w:cs="Aptos"/>
        </w:rPr>
      </w:pPr>
      <w:r w:rsidRPr="41BC29C8">
        <w:rPr>
          <w:rFonts w:ascii="Aptos" w:eastAsia="Aptos" w:hAnsi="Aptos" w:cs="Aptos"/>
        </w:rPr>
        <w:t xml:space="preserve">Accessibility review checkpoints built into redesign milestones </w:t>
      </w:r>
    </w:p>
    <w:p w14:paraId="4F926C81" w14:textId="4D29C525" w:rsidR="480282E0" w:rsidRDefault="480282E0">
      <w:pPr>
        <w:pStyle w:val="ListParagraph"/>
        <w:numPr>
          <w:ilvl w:val="0"/>
          <w:numId w:val="18"/>
        </w:numPr>
        <w:rPr>
          <w:rFonts w:ascii="Aptos" w:eastAsia="Aptos" w:hAnsi="Aptos" w:cs="Aptos"/>
        </w:rPr>
      </w:pPr>
      <w:r w:rsidRPr="41BC29C8">
        <w:rPr>
          <w:rFonts w:ascii="Aptos" w:eastAsia="Aptos" w:hAnsi="Aptos" w:cs="Aptos"/>
        </w:rPr>
        <w:t>Evidence of accessibility being addressed during redesign planning and development phases</w:t>
      </w:r>
    </w:p>
    <w:p w14:paraId="06B8469C" w14:textId="0D9405A0" w:rsidR="41BC29C8" w:rsidRDefault="41BC29C8" w:rsidP="41BC29C8"/>
    <w:p w14:paraId="3187EB03" w14:textId="77777777" w:rsidR="00B559FC" w:rsidRDefault="00B559FC" w:rsidP="002F6E95">
      <w:pPr>
        <w:pStyle w:val="Heading5"/>
      </w:pPr>
      <w:r>
        <w:t>Example of Established Level</w:t>
      </w:r>
    </w:p>
    <w:p w14:paraId="35EB58AC" w14:textId="31C1CB52" w:rsidR="6D7B66C3" w:rsidRDefault="58E5140C">
      <w:pPr>
        <w:pStyle w:val="ListParagraph"/>
        <w:numPr>
          <w:ilvl w:val="0"/>
          <w:numId w:val="17"/>
        </w:numPr>
        <w:rPr>
          <w:rFonts w:ascii="Aptos" w:eastAsia="Aptos" w:hAnsi="Aptos" w:cs="Arial"/>
        </w:rPr>
      </w:pPr>
      <w:r w:rsidRPr="35FB01D3">
        <w:rPr>
          <w:rFonts w:ascii="Aptos" w:eastAsia="Aptos" w:hAnsi="Aptos" w:cs="Arial"/>
          <w:b/>
          <w:bCs/>
        </w:rPr>
        <w:t xml:space="preserve">Position: </w:t>
      </w:r>
      <w:r w:rsidR="0436C081" w:rsidRPr="35FB01D3">
        <w:rPr>
          <w:rFonts w:ascii="Aptos" w:eastAsia="Aptos" w:hAnsi="Aptos" w:cs="Arial"/>
        </w:rPr>
        <w:t xml:space="preserve">Responsibility for supporting and ensuring accessibility during course redesign is formally assigned and documented across instructional design and faculty support roles. </w:t>
      </w:r>
    </w:p>
    <w:p w14:paraId="03F8C0B5" w14:textId="5AC57004" w:rsidR="6D7B66C3" w:rsidRDefault="3CD0FF33">
      <w:pPr>
        <w:pStyle w:val="ListParagraph"/>
        <w:numPr>
          <w:ilvl w:val="0"/>
          <w:numId w:val="17"/>
        </w:numPr>
        <w:rPr>
          <w:rFonts w:ascii="Aptos" w:eastAsia="Aptos" w:hAnsi="Aptos" w:cs="Arial"/>
        </w:rPr>
      </w:pPr>
      <w:r w:rsidRPr="35FB01D3">
        <w:rPr>
          <w:rFonts w:ascii="Aptos" w:eastAsia="Aptos" w:hAnsi="Aptos" w:cs="Arial"/>
          <w:b/>
          <w:bCs/>
        </w:rPr>
        <w:t xml:space="preserve">Budget: </w:t>
      </w:r>
      <w:r w:rsidR="0436C081" w:rsidRPr="35FB01D3">
        <w:rPr>
          <w:rFonts w:ascii="Aptos" w:eastAsia="Aptos" w:hAnsi="Aptos" w:cs="Arial"/>
        </w:rPr>
        <w:t>Identified staff time and resources support accessibility-focused course redesign efforts.</w:t>
      </w:r>
    </w:p>
    <w:p w14:paraId="628F0096" w14:textId="14CC6AAC" w:rsidR="6D7B66C3" w:rsidRDefault="49589197">
      <w:pPr>
        <w:pStyle w:val="ListParagraph"/>
        <w:numPr>
          <w:ilvl w:val="0"/>
          <w:numId w:val="17"/>
        </w:numPr>
        <w:rPr>
          <w:rFonts w:ascii="Aptos" w:eastAsia="Aptos" w:hAnsi="Aptos" w:cs="Arial"/>
        </w:rPr>
      </w:pPr>
      <w:r w:rsidRPr="35FB01D3">
        <w:rPr>
          <w:rFonts w:ascii="Aptos" w:eastAsia="Aptos" w:hAnsi="Aptos" w:cs="Arial"/>
          <w:b/>
          <w:bCs/>
        </w:rPr>
        <w:t xml:space="preserve">Procedures: </w:t>
      </w:r>
      <w:r w:rsidR="0436C081" w:rsidRPr="35FB01D3">
        <w:rPr>
          <w:rFonts w:ascii="Aptos" w:eastAsia="Aptos" w:hAnsi="Aptos" w:cs="Arial"/>
        </w:rPr>
        <w:t xml:space="preserve">A complete, documented process integrates accessibility requirements into all stages of course redesign, aligned with Section 508 and WCAG 2.1 AA. </w:t>
      </w:r>
    </w:p>
    <w:p w14:paraId="7B3112F1" w14:textId="7D74D033" w:rsidR="6D7B66C3" w:rsidRDefault="0072ADFB">
      <w:pPr>
        <w:pStyle w:val="ListParagraph"/>
        <w:numPr>
          <w:ilvl w:val="0"/>
          <w:numId w:val="17"/>
        </w:numPr>
        <w:rPr>
          <w:rFonts w:ascii="Aptos" w:eastAsia="Aptos" w:hAnsi="Aptos" w:cs="Arial"/>
        </w:rPr>
      </w:pPr>
      <w:r w:rsidRPr="35FB01D3">
        <w:rPr>
          <w:rFonts w:ascii="Aptos" w:eastAsia="Aptos" w:hAnsi="Aptos" w:cs="Arial"/>
          <w:b/>
          <w:bCs/>
        </w:rPr>
        <w:t xml:space="preserve">Output: </w:t>
      </w:r>
      <w:r w:rsidR="590B24C7" w:rsidRPr="35FB01D3">
        <w:rPr>
          <w:rFonts w:ascii="Aptos" w:eastAsia="Aptos" w:hAnsi="Aptos" w:cs="Arial"/>
          <w:highlight w:val="yellow"/>
        </w:rPr>
        <w:t>Pre- and post-redesign metrics or reports demonstrating that</w:t>
      </w:r>
      <w:r w:rsidR="590B24C7" w:rsidRPr="35FB01D3">
        <w:rPr>
          <w:rFonts w:ascii="Aptos" w:eastAsia="Aptos" w:hAnsi="Aptos" w:cs="Arial"/>
        </w:rPr>
        <w:t xml:space="preserve"> r</w:t>
      </w:r>
      <w:r w:rsidR="0436C081" w:rsidRPr="35FB01D3">
        <w:rPr>
          <w:rFonts w:ascii="Aptos" w:eastAsia="Aptos" w:hAnsi="Aptos" w:cs="Arial"/>
        </w:rPr>
        <w:t>edesigned courses consistently incorporate accessibility best practices at the structural, content, and interaction levels.</w:t>
      </w:r>
    </w:p>
    <w:p w14:paraId="2987BB02" w14:textId="4CC188A0" w:rsidR="41BC29C8" w:rsidRDefault="41BC29C8" w:rsidP="41BC29C8"/>
    <w:p w14:paraId="464F92C1" w14:textId="77777777" w:rsidR="00B559FC" w:rsidRDefault="00B559FC">
      <w:r>
        <w:br w:type="page"/>
      </w:r>
    </w:p>
    <w:p w14:paraId="18B96363" w14:textId="53C200D1" w:rsidR="00B559FC" w:rsidRDefault="00B559FC" w:rsidP="002F6E95">
      <w:pPr>
        <w:pStyle w:val="Heading4"/>
      </w:pPr>
      <w:r>
        <w:lastRenderedPageBreak/>
        <w:t xml:space="preserve">Success Indicator </w:t>
      </w:r>
      <w:r w:rsidRPr="00B559FC">
        <w:t>6.7 Develop a process to conduct regularly scheduled accessibility evaluations using automated tools and manual techniques to identify course content that requires remediation.</w:t>
      </w:r>
    </w:p>
    <w:p w14:paraId="1B268B3C" w14:textId="77777777" w:rsidR="00B559FC" w:rsidRDefault="00B559FC" w:rsidP="002F6E95">
      <w:pPr>
        <w:pStyle w:val="Heading5"/>
      </w:pPr>
      <w:r>
        <w:t>Purpose</w:t>
      </w:r>
    </w:p>
    <w:p w14:paraId="30FC0B89" w14:textId="2F0BDC03" w:rsidR="6B23199C" w:rsidRDefault="6B23199C" w:rsidP="41BC29C8">
      <w:pPr>
        <w:spacing w:before="240" w:after="240"/>
      </w:pPr>
      <w:r w:rsidRPr="41BC29C8">
        <w:rPr>
          <w:rFonts w:ascii="Aptos" w:eastAsia="Aptos" w:hAnsi="Aptos" w:cs="Aptos"/>
        </w:rPr>
        <w:t xml:space="preserve">Ensure ongoing identification of accessibility barriers in course content through </w:t>
      </w:r>
      <w:r w:rsidRPr="41BC29C8">
        <w:rPr>
          <w:rFonts w:ascii="Aptos" w:eastAsia="Aptos" w:hAnsi="Aptos" w:cs="Aptos"/>
          <w:b/>
          <w:bCs/>
        </w:rPr>
        <w:t>routine, systematic evaluations</w:t>
      </w:r>
      <w:r w:rsidRPr="41BC29C8">
        <w:rPr>
          <w:rFonts w:ascii="Aptos" w:eastAsia="Aptos" w:hAnsi="Aptos" w:cs="Aptos"/>
        </w:rPr>
        <w:t>.</w:t>
      </w:r>
    </w:p>
    <w:p w14:paraId="0FD45F88" w14:textId="19A2D1EF" w:rsidR="6B23199C" w:rsidRDefault="6B23199C" w:rsidP="41BC29C8">
      <w:pPr>
        <w:spacing w:before="240" w:after="240"/>
      </w:pPr>
      <w:r w:rsidRPr="41BC29C8">
        <w:rPr>
          <w:rFonts w:ascii="Aptos" w:eastAsia="Aptos" w:hAnsi="Aptos" w:cs="Aptos"/>
        </w:rPr>
        <w:t xml:space="preserve">This indicator focuses on establishing a </w:t>
      </w:r>
      <w:r w:rsidRPr="41BC29C8">
        <w:rPr>
          <w:rFonts w:ascii="Aptos" w:eastAsia="Aptos" w:hAnsi="Aptos" w:cs="Aptos"/>
          <w:b/>
          <w:bCs/>
        </w:rPr>
        <w:t>repeatable evaluation cycle</w:t>
      </w:r>
      <w:r w:rsidRPr="41BC29C8">
        <w:rPr>
          <w:rFonts w:ascii="Aptos" w:eastAsia="Aptos" w:hAnsi="Aptos" w:cs="Aptos"/>
        </w:rPr>
        <w:t xml:space="preserve"> across LMS-hosted content, combining automated scanning and manual review to identify issues that require remediation.</w:t>
      </w:r>
    </w:p>
    <w:p w14:paraId="57AE4751" w14:textId="2F9D7E2B" w:rsidR="41BC29C8" w:rsidRDefault="41BC29C8" w:rsidP="41BC29C8"/>
    <w:p w14:paraId="30B82E1A" w14:textId="77777777" w:rsidR="00B559FC" w:rsidRDefault="00B559FC" w:rsidP="002F6E95">
      <w:pPr>
        <w:pStyle w:val="Heading5"/>
      </w:pPr>
      <w:r>
        <w:t>Examples of Evidence</w:t>
      </w:r>
    </w:p>
    <w:p w14:paraId="073BD53E" w14:textId="1CDB1756" w:rsidR="27E402AE" w:rsidRDefault="27E402AE">
      <w:pPr>
        <w:pStyle w:val="ListParagraph"/>
        <w:numPr>
          <w:ilvl w:val="0"/>
          <w:numId w:val="82"/>
        </w:numPr>
      </w:pPr>
      <w:r w:rsidRPr="41BC29C8">
        <w:t xml:space="preserve">Documented schedule for recurring accessibility evaluations (e.g., term-based or annual) </w:t>
      </w:r>
    </w:p>
    <w:p w14:paraId="0A382A1E" w14:textId="54F9D357" w:rsidR="27E402AE" w:rsidRDefault="27E402AE">
      <w:pPr>
        <w:pStyle w:val="ListParagraph"/>
        <w:numPr>
          <w:ilvl w:val="0"/>
          <w:numId w:val="82"/>
        </w:numPr>
      </w:pPr>
      <w:r w:rsidRPr="41BC29C8">
        <w:t xml:space="preserve">Use of automated tools (e.g., LMS accessibility checkers, third-party scanning tools) </w:t>
      </w:r>
    </w:p>
    <w:p w14:paraId="74BECD69" w14:textId="323EE07E" w:rsidR="27E402AE" w:rsidRDefault="27E402AE">
      <w:pPr>
        <w:pStyle w:val="ListParagraph"/>
        <w:numPr>
          <w:ilvl w:val="0"/>
          <w:numId w:val="82"/>
        </w:numPr>
      </w:pPr>
      <w:r w:rsidRPr="41BC29C8">
        <w:t xml:space="preserve">Defined manual testing methods (e.g., document review, keyboard checks, multimedia evaluation) </w:t>
      </w:r>
    </w:p>
    <w:p w14:paraId="620091B8" w14:textId="278133BF" w:rsidR="27E402AE" w:rsidRDefault="27E402AE">
      <w:pPr>
        <w:pStyle w:val="ListParagraph"/>
        <w:numPr>
          <w:ilvl w:val="0"/>
          <w:numId w:val="82"/>
        </w:numPr>
      </w:pPr>
      <w:r w:rsidRPr="41BC29C8">
        <w:t xml:space="preserve">Criteria for prioritizing courses (e.g., high enrollment, required courses) </w:t>
      </w:r>
    </w:p>
    <w:p w14:paraId="2F029502" w14:textId="12B7E2CE" w:rsidR="27E402AE" w:rsidRDefault="27E402AE">
      <w:pPr>
        <w:pStyle w:val="ListParagraph"/>
        <w:numPr>
          <w:ilvl w:val="0"/>
          <w:numId w:val="82"/>
        </w:numPr>
      </w:pPr>
      <w:r w:rsidRPr="41BC29C8">
        <w:t xml:space="preserve">Reports identifying accessibility issues across courses or departments </w:t>
      </w:r>
    </w:p>
    <w:p w14:paraId="6E7A5AB1" w14:textId="26A073A6" w:rsidR="27E402AE" w:rsidRDefault="27E402AE">
      <w:pPr>
        <w:pStyle w:val="ListParagraph"/>
        <w:numPr>
          <w:ilvl w:val="0"/>
          <w:numId w:val="82"/>
        </w:numPr>
      </w:pPr>
      <w:r w:rsidRPr="41BC29C8">
        <w:t xml:space="preserve">Tracking of identified issues and remediation status </w:t>
      </w:r>
    </w:p>
    <w:p w14:paraId="68496A5A" w14:textId="418BC1BB" w:rsidR="27E402AE" w:rsidRDefault="27E402AE">
      <w:pPr>
        <w:pStyle w:val="ListParagraph"/>
        <w:numPr>
          <w:ilvl w:val="0"/>
          <w:numId w:val="82"/>
        </w:numPr>
      </w:pPr>
      <w:r w:rsidRPr="41BC29C8">
        <w:t>Communication of evaluation results to faculty or support units</w:t>
      </w:r>
    </w:p>
    <w:p w14:paraId="73B73833" w14:textId="23C4B60B" w:rsidR="41BC29C8" w:rsidRDefault="41BC29C8" w:rsidP="41BC29C8"/>
    <w:p w14:paraId="24CD62DB" w14:textId="77777777" w:rsidR="00B559FC" w:rsidRDefault="00B559FC" w:rsidP="002F6E95">
      <w:pPr>
        <w:pStyle w:val="Heading5"/>
      </w:pPr>
      <w:r>
        <w:t>Example of Established Level</w:t>
      </w:r>
    </w:p>
    <w:p w14:paraId="020CCE70" w14:textId="37B06A44" w:rsidR="6A9E8F35" w:rsidRDefault="7B22555D">
      <w:pPr>
        <w:pStyle w:val="ListParagraph"/>
        <w:numPr>
          <w:ilvl w:val="0"/>
          <w:numId w:val="16"/>
        </w:numPr>
        <w:rPr>
          <w:rFonts w:ascii="Aptos" w:eastAsia="Aptos" w:hAnsi="Aptos" w:cs="Arial"/>
        </w:rPr>
      </w:pPr>
      <w:r w:rsidRPr="35FB01D3">
        <w:rPr>
          <w:rFonts w:ascii="Aptos" w:eastAsia="Aptos" w:hAnsi="Aptos" w:cs="Arial"/>
          <w:b/>
          <w:bCs/>
        </w:rPr>
        <w:t xml:space="preserve">Position: </w:t>
      </w:r>
      <w:r w:rsidR="50BC2735" w:rsidRPr="35FB01D3">
        <w:rPr>
          <w:rFonts w:ascii="Aptos" w:eastAsia="Aptos" w:hAnsi="Aptos" w:cs="Arial"/>
        </w:rPr>
        <w:t xml:space="preserve">Responsibility for conducting course accessibility evaluations is formally assigned and documented across relevant roles. </w:t>
      </w:r>
    </w:p>
    <w:p w14:paraId="458F6DA1" w14:textId="64154BFF" w:rsidR="6A9E8F35" w:rsidRDefault="2911AA26">
      <w:pPr>
        <w:pStyle w:val="ListParagraph"/>
        <w:numPr>
          <w:ilvl w:val="0"/>
          <w:numId w:val="16"/>
        </w:numPr>
        <w:rPr>
          <w:rFonts w:ascii="Aptos" w:eastAsia="Aptos" w:hAnsi="Aptos" w:cs="Arial"/>
        </w:rPr>
      </w:pPr>
      <w:r w:rsidRPr="35FB01D3">
        <w:rPr>
          <w:rFonts w:ascii="Aptos" w:eastAsia="Aptos" w:hAnsi="Aptos" w:cs="Arial"/>
          <w:b/>
          <w:bCs/>
        </w:rPr>
        <w:t xml:space="preserve">Budget: </w:t>
      </w:r>
      <w:r w:rsidR="50BC2735" w:rsidRPr="35FB01D3">
        <w:rPr>
          <w:rFonts w:ascii="Aptos" w:eastAsia="Aptos" w:hAnsi="Aptos" w:cs="Arial"/>
        </w:rPr>
        <w:t xml:space="preserve">Identified tools and staff time are allocated to support ongoing automated and manual evaluation activities. </w:t>
      </w:r>
    </w:p>
    <w:p w14:paraId="15B68188" w14:textId="5FBAAB03" w:rsidR="6A9E8F35" w:rsidRDefault="473814F3">
      <w:pPr>
        <w:pStyle w:val="ListParagraph"/>
        <w:numPr>
          <w:ilvl w:val="0"/>
          <w:numId w:val="16"/>
        </w:numPr>
        <w:rPr>
          <w:rFonts w:ascii="Aptos" w:eastAsia="Aptos" w:hAnsi="Aptos" w:cs="Arial"/>
        </w:rPr>
      </w:pPr>
      <w:r w:rsidRPr="35FB01D3">
        <w:rPr>
          <w:rFonts w:ascii="Aptos" w:eastAsia="Aptos" w:hAnsi="Aptos" w:cs="Arial"/>
          <w:b/>
          <w:bCs/>
        </w:rPr>
        <w:t xml:space="preserve">Procedures: </w:t>
      </w:r>
      <w:r w:rsidR="50BC2735" w:rsidRPr="35FB01D3">
        <w:rPr>
          <w:rFonts w:ascii="Aptos" w:eastAsia="Aptos" w:hAnsi="Aptos" w:cs="Arial"/>
        </w:rPr>
        <w:t xml:space="preserve">A complete, documented process defines a regular evaluation schedule and required methods (automated and manual) for identifying accessibility issues. </w:t>
      </w:r>
    </w:p>
    <w:p w14:paraId="41F738D9" w14:textId="61BCB149" w:rsidR="6A9E8F35" w:rsidRDefault="61237803">
      <w:pPr>
        <w:pStyle w:val="ListParagraph"/>
        <w:numPr>
          <w:ilvl w:val="0"/>
          <w:numId w:val="16"/>
        </w:numPr>
        <w:rPr>
          <w:rFonts w:ascii="Aptos" w:eastAsia="Aptos" w:hAnsi="Aptos" w:cs="Arial"/>
        </w:rPr>
      </w:pPr>
      <w:r w:rsidRPr="35FB01D3">
        <w:rPr>
          <w:rFonts w:ascii="Aptos" w:eastAsia="Aptos" w:hAnsi="Aptos" w:cs="Arial"/>
          <w:b/>
          <w:bCs/>
        </w:rPr>
        <w:t xml:space="preserve">Output: </w:t>
      </w:r>
      <w:r w:rsidR="362AE810" w:rsidRPr="35FB01D3">
        <w:rPr>
          <w:rFonts w:ascii="Aptos" w:eastAsia="Aptos" w:hAnsi="Aptos" w:cs="Arial"/>
          <w:highlight w:val="yellow"/>
        </w:rPr>
        <w:t>Records or reports showing that</w:t>
      </w:r>
      <w:r w:rsidR="362AE810" w:rsidRPr="35FB01D3">
        <w:rPr>
          <w:rFonts w:ascii="Aptos" w:eastAsia="Aptos" w:hAnsi="Aptos" w:cs="Arial"/>
        </w:rPr>
        <w:t xml:space="preserve"> a</w:t>
      </w:r>
      <w:r w:rsidR="50BC2735" w:rsidRPr="35FB01D3">
        <w:rPr>
          <w:rFonts w:ascii="Aptos" w:eastAsia="Aptos" w:hAnsi="Aptos" w:cs="Arial"/>
        </w:rPr>
        <w:t>ccessibility evaluation results are consistently generated, tracked, and used to inform course remediation efforts.</w:t>
      </w:r>
    </w:p>
    <w:p w14:paraId="4E817500" w14:textId="5B55197D" w:rsidR="41BC29C8" w:rsidRDefault="41BC29C8" w:rsidP="41BC29C8"/>
    <w:p w14:paraId="76562301" w14:textId="77777777" w:rsidR="00B559FC" w:rsidRDefault="00B559FC">
      <w:r>
        <w:br w:type="page"/>
      </w:r>
    </w:p>
    <w:p w14:paraId="5427185C" w14:textId="776AFED9" w:rsidR="00B559FC" w:rsidRDefault="00B559FC" w:rsidP="002F6E95">
      <w:pPr>
        <w:pStyle w:val="Heading4"/>
      </w:pPr>
      <w:r>
        <w:lastRenderedPageBreak/>
        <w:t xml:space="preserve">Success Indicator </w:t>
      </w:r>
      <w:r w:rsidRPr="00B559FC">
        <w:t>6.8 Develop a process to prioritize and remediate inaccessible course content.</w:t>
      </w:r>
    </w:p>
    <w:p w14:paraId="7ADE544A" w14:textId="77777777" w:rsidR="00B559FC" w:rsidRDefault="00B559FC" w:rsidP="002F6E95">
      <w:pPr>
        <w:pStyle w:val="Heading5"/>
      </w:pPr>
      <w:r>
        <w:t>Purpose</w:t>
      </w:r>
    </w:p>
    <w:p w14:paraId="52A93F41" w14:textId="7383A750" w:rsidR="1E20F770" w:rsidRDefault="1E20F770" w:rsidP="41BC29C8">
      <w:pPr>
        <w:spacing w:before="240" w:after="240"/>
      </w:pPr>
      <w:r w:rsidRPr="41BC29C8">
        <w:rPr>
          <w:rFonts w:ascii="Aptos" w:eastAsia="Aptos" w:hAnsi="Aptos" w:cs="Aptos"/>
        </w:rPr>
        <w:t xml:space="preserve">Ensure that identified accessibility issues in course content are </w:t>
      </w:r>
      <w:r w:rsidRPr="41BC29C8">
        <w:rPr>
          <w:rFonts w:ascii="Aptos" w:eastAsia="Aptos" w:hAnsi="Aptos" w:cs="Aptos"/>
          <w:b/>
          <w:bCs/>
        </w:rPr>
        <w:t>systematically prioritized and remediated</w:t>
      </w:r>
      <w:r w:rsidRPr="41BC29C8">
        <w:rPr>
          <w:rFonts w:ascii="Aptos" w:eastAsia="Aptos" w:hAnsi="Aptos" w:cs="Aptos"/>
        </w:rPr>
        <w:t>, focusing resources on the highest-impact barriers.</w:t>
      </w:r>
    </w:p>
    <w:p w14:paraId="45280773" w14:textId="5CC28C2E" w:rsidR="1E20F770" w:rsidRDefault="1E20F770" w:rsidP="41BC29C8">
      <w:pPr>
        <w:spacing w:before="240" w:after="240"/>
      </w:pPr>
      <w:r w:rsidRPr="41BC29C8">
        <w:rPr>
          <w:rFonts w:ascii="Aptos" w:eastAsia="Aptos" w:hAnsi="Aptos" w:cs="Aptos"/>
        </w:rPr>
        <w:t xml:space="preserve">This indicator builds on evaluation efforts (e.g., 6.7) by establishing a structured approach to </w:t>
      </w:r>
      <w:r w:rsidRPr="41BC29C8">
        <w:rPr>
          <w:rFonts w:ascii="Aptos" w:eastAsia="Aptos" w:hAnsi="Aptos" w:cs="Aptos"/>
          <w:b/>
          <w:bCs/>
        </w:rPr>
        <w:t>triage, assign, and resolve accessibility issues</w:t>
      </w:r>
      <w:r w:rsidRPr="41BC29C8">
        <w:rPr>
          <w:rFonts w:ascii="Aptos" w:eastAsia="Aptos" w:hAnsi="Aptos" w:cs="Aptos"/>
        </w:rPr>
        <w:t xml:space="preserve"> across courses.</w:t>
      </w:r>
    </w:p>
    <w:p w14:paraId="3E54970A" w14:textId="77777777" w:rsidR="00B559FC" w:rsidRDefault="00B559FC" w:rsidP="002F6E95">
      <w:pPr>
        <w:pStyle w:val="Heading5"/>
      </w:pPr>
      <w:r>
        <w:t>Examples of Evidence</w:t>
      </w:r>
    </w:p>
    <w:p w14:paraId="46D8818E" w14:textId="42BC0415" w:rsidR="4FA89000" w:rsidRDefault="4FA89000">
      <w:pPr>
        <w:pStyle w:val="ListParagraph"/>
        <w:numPr>
          <w:ilvl w:val="0"/>
          <w:numId w:val="82"/>
        </w:numPr>
        <w:rPr>
          <w:rFonts w:ascii="Aptos" w:eastAsia="Aptos" w:hAnsi="Aptos" w:cs="Aptos"/>
        </w:rPr>
      </w:pPr>
      <w:r w:rsidRPr="41BC29C8">
        <w:rPr>
          <w:rFonts w:ascii="Aptos" w:eastAsia="Aptos" w:hAnsi="Aptos" w:cs="Aptos"/>
        </w:rPr>
        <w:t xml:space="preserve">Documented prioritization framework (e.g., based on course enrollment, required courses, severity of barriers) </w:t>
      </w:r>
    </w:p>
    <w:p w14:paraId="1B3C5EB3" w14:textId="5591B357" w:rsidR="4FA89000" w:rsidRDefault="4FA89000">
      <w:pPr>
        <w:pStyle w:val="ListParagraph"/>
        <w:numPr>
          <w:ilvl w:val="0"/>
          <w:numId w:val="82"/>
        </w:numPr>
        <w:rPr>
          <w:rFonts w:ascii="Aptos" w:eastAsia="Aptos" w:hAnsi="Aptos" w:cs="Aptos"/>
        </w:rPr>
      </w:pPr>
      <w:r w:rsidRPr="41BC29C8">
        <w:rPr>
          <w:rFonts w:ascii="Aptos" w:eastAsia="Aptos" w:hAnsi="Aptos" w:cs="Aptos"/>
        </w:rPr>
        <w:t xml:space="preserve">Defined remediation workflows for different content types (documents, multimedia, LMS pages, third-party tools) </w:t>
      </w:r>
    </w:p>
    <w:p w14:paraId="2E9C9C9E" w14:textId="39740212" w:rsidR="4FA89000" w:rsidRDefault="4FA89000">
      <w:pPr>
        <w:pStyle w:val="ListParagraph"/>
        <w:numPr>
          <w:ilvl w:val="0"/>
          <w:numId w:val="82"/>
        </w:numPr>
        <w:rPr>
          <w:rFonts w:ascii="Aptos" w:eastAsia="Aptos" w:hAnsi="Aptos" w:cs="Aptos"/>
        </w:rPr>
      </w:pPr>
      <w:r w:rsidRPr="41BC29C8">
        <w:rPr>
          <w:rFonts w:ascii="Aptos" w:eastAsia="Aptos" w:hAnsi="Aptos" w:cs="Aptos"/>
        </w:rPr>
        <w:t xml:space="preserve">Assignment of remediation responsibilities (faculty, instructional designers, accessibility staff) </w:t>
      </w:r>
    </w:p>
    <w:p w14:paraId="7288026F" w14:textId="240BE2E2" w:rsidR="4FA89000" w:rsidRDefault="4FA89000">
      <w:pPr>
        <w:pStyle w:val="ListParagraph"/>
        <w:numPr>
          <w:ilvl w:val="0"/>
          <w:numId w:val="82"/>
        </w:numPr>
        <w:rPr>
          <w:rFonts w:ascii="Aptos" w:eastAsia="Aptos" w:hAnsi="Aptos" w:cs="Aptos"/>
        </w:rPr>
      </w:pPr>
      <w:r w:rsidRPr="41BC29C8">
        <w:rPr>
          <w:rFonts w:ascii="Aptos" w:eastAsia="Aptos" w:hAnsi="Aptos" w:cs="Aptos"/>
        </w:rPr>
        <w:t xml:space="preserve">Use of tracking systems to monitor remediation progress and status </w:t>
      </w:r>
    </w:p>
    <w:p w14:paraId="16588D32" w14:textId="3F5C5672" w:rsidR="4FA89000" w:rsidRDefault="4FA89000">
      <w:pPr>
        <w:pStyle w:val="ListParagraph"/>
        <w:numPr>
          <w:ilvl w:val="0"/>
          <w:numId w:val="82"/>
        </w:numPr>
        <w:rPr>
          <w:rFonts w:ascii="Aptos" w:eastAsia="Aptos" w:hAnsi="Aptos" w:cs="Aptos"/>
        </w:rPr>
      </w:pPr>
      <w:r w:rsidRPr="41BC29C8">
        <w:rPr>
          <w:rFonts w:ascii="Aptos" w:eastAsia="Aptos" w:hAnsi="Aptos" w:cs="Aptos"/>
        </w:rPr>
        <w:t xml:space="preserve">Timelines or service expectations for completing remediation </w:t>
      </w:r>
    </w:p>
    <w:p w14:paraId="7BA54ED7" w14:textId="5B6EACB4" w:rsidR="4FA89000" w:rsidRDefault="4FA89000">
      <w:pPr>
        <w:pStyle w:val="ListParagraph"/>
        <w:numPr>
          <w:ilvl w:val="0"/>
          <w:numId w:val="82"/>
        </w:numPr>
        <w:rPr>
          <w:rFonts w:ascii="Aptos" w:eastAsia="Aptos" w:hAnsi="Aptos" w:cs="Aptos"/>
        </w:rPr>
      </w:pPr>
      <w:r w:rsidRPr="41BC29C8">
        <w:rPr>
          <w:rFonts w:ascii="Aptos" w:eastAsia="Aptos" w:hAnsi="Aptos" w:cs="Aptos"/>
        </w:rPr>
        <w:t xml:space="preserve">Integration with accommodation processes (e.g., interim access while remediation is underway) </w:t>
      </w:r>
    </w:p>
    <w:p w14:paraId="4660C59B" w14:textId="5CA466B2" w:rsidR="4FA89000" w:rsidRDefault="4FA89000">
      <w:pPr>
        <w:pStyle w:val="ListParagraph"/>
        <w:numPr>
          <w:ilvl w:val="0"/>
          <w:numId w:val="82"/>
        </w:numPr>
        <w:rPr>
          <w:rFonts w:ascii="Aptos" w:eastAsia="Aptos" w:hAnsi="Aptos" w:cs="Aptos"/>
        </w:rPr>
      </w:pPr>
      <w:r w:rsidRPr="41BC29C8">
        <w:rPr>
          <w:rFonts w:ascii="Aptos" w:eastAsia="Aptos" w:hAnsi="Aptos" w:cs="Aptos"/>
        </w:rPr>
        <w:t>Reporting on remediation progress at course, department, or campus level</w:t>
      </w:r>
    </w:p>
    <w:p w14:paraId="4EAAB049" w14:textId="18E43054" w:rsidR="41BC29C8" w:rsidRDefault="41BC29C8" w:rsidP="41BC29C8"/>
    <w:p w14:paraId="4E3333B9" w14:textId="0D9C949D" w:rsidR="00B559FC" w:rsidRDefault="00B559FC" w:rsidP="002F6E95">
      <w:pPr>
        <w:pStyle w:val="Heading5"/>
      </w:pPr>
      <w:r>
        <w:t>Example of Established Level</w:t>
      </w:r>
    </w:p>
    <w:p w14:paraId="1D419F1D" w14:textId="2EE0B8B8" w:rsidR="125CBD6B" w:rsidRDefault="3B0E8628">
      <w:pPr>
        <w:pStyle w:val="ListParagraph"/>
        <w:numPr>
          <w:ilvl w:val="0"/>
          <w:numId w:val="15"/>
        </w:numPr>
        <w:rPr>
          <w:rFonts w:ascii="Aptos" w:eastAsia="Aptos" w:hAnsi="Aptos" w:cs="Arial"/>
        </w:rPr>
      </w:pPr>
      <w:r w:rsidRPr="35FB01D3">
        <w:rPr>
          <w:rFonts w:ascii="Aptos" w:eastAsia="Aptos" w:hAnsi="Aptos" w:cs="Arial"/>
          <w:b/>
          <w:bCs/>
        </w:rPr>
        <w:t xml:space="preserve">Position: </w:t>
      </w:r>
      <w:r w:rsidR="3FA12718" w:rsidRPr="35FB01D3">
        <w:rPr>
          <w:rFonts w:ascii="Aptos" w:eastAsia="Aptos" w:hAnsi="Aptos" w:cs="Arial"/>
        </w:rPr>
        <w:t xml:space="preserve">Responsibility for prioritizing and remediating inaccessible course content is formally assigned and documented across relevant roles. </w:t>
      </w:r>
    </w:p>
    <w:p w14:paraId="676CF5DD" w14:textId="56607A44" w:rsidR="125CBD6B" w:rsidRDefault="2911AA26">
      <w:pPr>
        <w:pStyle w:val="ListParagraph"/>
        <w:numPr>
          <w:ilvl w:val="0"/>
          <w:numId w:val="15"/>
        </w:numPr>
        <w:rPr>
          <w:rFonts w:ascii="Aptos" w:eastAsia="Aptos" w:hAnsi="Aptos" w:cs="Arial"/>
        </w:rPr>
      </w:pPr>
      <w:r w:rsidRPr="35FB01D3">
        <w:rPr>
          <w:rFonts w:ascii="Aptos" w:eastAsia="Aptos" w:hAnsi="Aptos" w:cs="Arial"/>
          <w:b/>
          <w:bCs/>
        </w:rPr>
        <w:t xml:space="preserve">Budget: </w:t>
      </w:r>
      <w:r w:rsidR="3FA12718" w:rsidRPr="35FB01D3">
        <w:rPr>
          <w:rFonts w:ascii="Aptos" w:eastAsia="Aptos" w:hAnsi="Aptos" w:cs="Arial"/>
        </w:rPr>
        <w:t xml:space="preserve">Identified staff time and resources are allocated to support ongoing remediation efforts. </w:t>
      </w:r>
    </w:p>
    <w:p w14:paraId="5D6B437B" w14:textId="31B4628B" w:rsidR="125CBD6B" w:rsidRDefault="153A8BFA">
      <w:pPr>
        <w:pStyle w:val="ListParagraph"/>
        <w:numPr>
          <w:ilvl w:val="0"/>
          <w:numId w:val="15"/>
        </w:numPr>
        <w:rPr>
          <w:rFonts w:ascii="Aptos" w:eastAsia="Aptos" w:hAnsi="Aptos" w:cs="Arial"/>
        </w:rPr>
      </w:pPr>
      <w:r w:rsidRPr="35FB01D3">
        <w:rPr>
          <w:rFonts w:ascii="Aptos" w:eastAsia="Aptos" w:hAnsi="Aptos" w:cs="Arial"/>
          <w:b/>
          <w:bCs/>
        </w:rPr>
        <w:t xml:space="preserve">Procedures: </w:t>
      </w:r>
      <w:r w:rsidR="3FA12718" w:rsidRPr="35FB01D3">
        <w:rPr>
          <w:rFonts w:ascii="Aptos" w:eastAsia="Aptos" w:hAnsi="Aptos" w:cs="Arial"/>
        </w:rPr>
        <w:t xml:space="preserve">A complete, documented process defines how accessibility issues are prioritized and remediated based on impact, risk, and course context. </w:t>
      </w:r>
    </w:p>
    <w:p w14:paraId="331FAFE3" w14:textId="2BAF1FE3" w:rsidR="125CBD6B" w:rsidRDefault="23BD97DF">
      <w:pPr>
        <w:pStyle w:val="ListParagraph"/>
        <w:numPr>
          <w:ilvl w:val="0"/>
          <w:numId w:val="15"/>
        </w:numPr>
        <w:rPr>
          <w:rFonts w:ascii="Aptos" w:eastAsia="Aptos" w:hAnsi="Aptos" w:cs="Arial"/>
        </w:rPr>
      </w:pPr>
      <w:r w:rsidRPr="35FB01D3">
        <w:rPr>
          <w:rFonts w:ascii="Aptos" w:eastAsia="Aptos" w:hAnsi="Aptos" w:cs="Arial"/>
          <w:b/>
          <w:bCs/>
        </w:rPr>
        <w:t xml:space="preserve">Output: </w:t>
      </w:r>
      <w:r w:rsidR="16C2F49E" w:rsidRPr="35FB01D3">
        <w:rPr>
          <w:rFonts w:ascii="Aptos" w:eastAsia="Aptos" w:hAnsi="Aptos" w:cs="Arial"/>
          <w:highlight w:val="yellow"/>
        </w:rPr>
        <w:t>Records or reports showing that</w:t>
      </w:r>
      <w:r w:rsidR="16C2F49E" w:rsidRPr="35FB01D3">
        <w:rPr>
          <w:rFonts w:ascii="Aptos" w:eastAsia="Aptos" w:hAnsi="Aptos" w:cs="Arial"/>
        </w:rPr>
        <w:t xml:space="preserve"> a</w:t>
      </w:r>
      <w:r w:rsidR="3FA12718" w:rsidRPr="35FB01D3">
        <w:rPr>
          <w:rFonts w:ascii="Aptos" w:eastAsia="Aptos" w:hAnsi="Aptos" w:cs="Arial"/>
        </w:rPr>
        <w:t>ccessibility issues are consistently prioritized and remediated, with progress tracked and visible across courses or programs.</w:t>
      </w:r>
    </w:p>
    <w:p w14:paraId="37783D6F" w14:textId="2A0A8166" w:rsidR="41BC29C8" w:rsidRDefault="41BC29C8" w:rsidP="41BC29C8"/>
    <w:p w14:paraId="4F2FF994" w14:textId="14ED3647" w:rsidR="41BC29C8" w:rsidRDefault="41BC29C8" w:rsidP="41BC29C8"/>
    <w:p w14:paraId="1D5418ED" w14:textId="77777777" w:rsidR="00B559FC" w:rsidRDefault="00B559FC">
      <w:r>
        <w:br w:type="page"/>
      </w:r>
    </w:p>
    <w:p w14:paraId="2E93B280" w14:textId="4DFCE37D" w:rsidR="00B559FC" w:rsidRDefault="00B559FC" w:rsidP="002F6E95">
      <w:pPr>
        <w:pStyle w:val="Heading4"/>
      </w:pPr>
      <w:r>
        <w:lastRenderedPageBreak/>
        <w:t xml:space="preserve">Success Indicator </w:t>
      </w:r>
      <w:r w:rsidRPr="00B559FC">
        <w:t>6.9 Develop Temporary Alternate Access Plans (TAAPs) that address how the campus will ensure equal access for individuals with digital course content with known accessibility barriers.</w:t>
      </w:r>
    </w:p>
    <w:p w14:paraId="73339929" w14:textId="77777777" w:rsidR="00B559FC" w:rsidRDefault="00B559FC" w:rsidP="002F6E95">
      <w:pPr>
        <w:pStyle w:val="Heading5"/>
      </w:pPr>
      <w:r>
        <w:t>Purpose</w:t>
      </w:r>
    </w:p>
    <w:p w14:paraId="1A947CA2" w14:textId="4FE8724B" w:rsidR="6E003FA0" w:rsidRDefault="6E003FA0" w:rsidP="41BC29C8">
      <w:pPr>
        <w:spacing w:before="240" w:after="240"/>
      </w:pPr>
      <w:r w:rsidRPr="41BC29C8">
        <w:rPr>
          <w:rFonts w:ascii="Aptos" w:eastAsia="Aptos" w:hAnsi="Aptos" w:cs="Aptos"/>
        </w:rPr>
        <w:t xml:space="preserve">Ensure that when inaccessible course content cannot be immediately remediated, the campus provides </w:t>
      </w:r>
      <w:r w:rsidRPr="41BC29C8">
        <w:rPr>
          <w:rFonts w:ascii="Aptos" w:eastAsia="Aptos" w:hAnsi="Aptos" w:cs="Aptos"/>
          <w:b/>
          <w:bCs/>
        </w:rPr>
        <w:t>timely, equivalent access</w:t>
      </w:r>
      <w:r w:rsidRPr="41BC29C8">
        <w:rPr>
          <w:rFonts w:ascii="Aptos" w:eastAsia="Aptos" w:hAnsi="Aptos" w:cs="Aptos"/>
        </w:rPr>
        <w:t xml:space="preserve"> through a structured interim plan.</w:t>
      </w:r>
    </w:p>
    <w:p w14:paraId="61123E9F" w14:textId="3686C1DF" w:rsidR="6E003FA0" w:rsidRDefault="6E003FA0" w:rsidP="41BC29C8">
      <w:pPr>
        <w:spacing w:before="240" w:after="240"/>
      </w:pPr>
      <w:r w:rsidRPr="41BC29C8">
        <w:rPr>
          <w:rFonts w:ascii="Aptos" w:eastAsia="Aptos" w:hAnsi="Aptos" w:cs="Aptos"/>
        </w:rPr>
        <w:t xml:space="preserve">This indicator focuses on documenting how access will be provided </w:t>
      </w:r>
      <w:r w:rsidRPr="41BC29C8">
        <w:rPr>
          <w:rFonts w:ascii="Aptos" w:eastAsia="Aptos" w:hAnsi="Aptos" w:cs="Aptos"/>
          <w:b/>
          <w:bCs/>
        </w:rPr>
        <w:t>while remediation is in progress</w:t>
      </w:r>
      <w:r w:rsidRPr="41BC29C8">
        <w:rPr>
          <w:rFonts w:ascii="Aptos" w:eastAsia="Aptos" w:hAnsi="Aptos" w:cs="Aptos"/>
        </w:rPr>
        <w:t>, ensuring students are not disadvantaged due to known accessibility barriers.</w:t>
      </w:r>
    </w:p>
    <w:p w14:paraId="296A73A7" w14:textId="1BC948AA" w:rsidR="41BC29C8" w:rsidRDefault="41BC29C8" w:rsidP="41BC29C8"/>
    <w:p w14:paraId="1D87B0BC" w14:textId="77777777" w:rsidR="00B559FC" w:rsidRDefault="00B559FC" w:rsidP="002F6E95">
      <w:pPr>
        <w:pStyle w:val="Heading5"/>
      </w:pPr>
      <w:r>
        <w:t>Examples of Evidence</w:t>
      </w:r>
    </w:p>
    <w:p w14:paraId="135E42A2" w14:textId="050B4828" w:rsidR="4C9D795F" w:rsidRDefault="4C9D795F">
      <w:pPr>
        <w:pStyle w:val="ListParagraph"/>
        <w:numPr>
          <w:ilvl w:val="0"/>
          <w:numId w:val="82"/>
        </w:numPr>
        <w:rPr>
          <w:rFonts w:ascii="Aptos" w:eastAsia="Aptos" w:hAnsi="Aptos" w:cs="Aptos"/>
        </w:rPr>
      </w:pPr>
      <w:r w:rsidRPr="41BC29C8">
        <w:rPr>
          <w:rFonts w:ascii="Aptos" w:eastAsia="Aptos" w:hAnsi="Aptos" w:cs="Aptos"/>
        </w:rPr>
        <w:t xml:space="preserve">Documented TAAP (or CSU standardized template) and guidance for when it must be used </w:t>
      </w:r>
    </w:p>
    <w:p w14:paraId="340996F2" w14:textId="2AD0A237" w:rsidR="4C9D795F" w:rsidRDefault="4C9D795F">
      <w:pPr>
        <w:pStyle w:val="ListParagraph"/>
        <w:numPr>
          <w:ilvl w:val="0"/>
          <w:numId w:val="82"/>
        </w:numPr>
        <w:rPr>
          <w:rFonts w:ascii="Aptos" w:eastAsia="Aptos" w:hAnsi="Aptos" w:cs="Aptos"/>
        </w:rPr>
      </w:pPr>
      <w:r w:rsidRPr="41BC29C8">
        <w:rPr>
          <w:rFonts w:ascii="Aptos" w:eastAsia="Aptos" w:hAnsi="Aptos" w:cs="Aptos"/>
        </w:rPr>
        <w:t xml:space="preserve">Defined criteria for when a TAAP is required (e.g., high-impact barriers, required course content) </w:t>
      </w:r>
    </w:p>
    <w:p w14:paraId="0E7EB498" w14:textId="2EE12C4B" w:rsidR="4C9D795F" w:rsidRDefault="4C9D795F">
      <w:pPr>
        <w:pStyle w:val="ListParagraph"/>
        <w:numPr>
          <w:ilvl w:val="0"/>
          <w:numId w:val="82"/>
        </w:numPr>
        <w:rPr>
          <w:rFonts w:ascii="Aptos" w:eastAsia="Aptos" w:hAnsi="Aptos" w:cs="Aptos"/>
        </w:rPr>
      </w:pPr>
      <w:r w:rsidRPr="41BC29C8">
        <w:rPr>
          <w:rFonts w:ascii="Aptos" w:eastAsia="Aptos" w:hAnsi="Aptos" w:cs="Aptos"/>
        </w:rPr>
        <w:t xml:space="preserve">Process for identifying and documenting affected users, barriers, and alternative access methods </w:t>
      </w:r>
    </w:p>
    <w:p w14:paraId="6C2FFF58" w14:textId="38D2BDF0" w:rsidR="4C9D795F" w:rsidRDefault="4C9D795F">
      <w:pPr>
        <w:pStyle w:val="ListParagraph"/>
        <w:numPr>
          <w:ilvl w:val="0"/>
          <w:numId w:val="82"/>
        </w:numPr>
        <w:rPr>
          <w:rFonts w:ascii="Aptos" w:eastAsia="Aptos" w:hAnsi="Aptos" w:cs="Aptos"/>
        </w:rPr>
      </w:pPr>
      <w:r w:rsidRPr="41BC29C8">
        <w:rPr>
          <w:rFonts w:ascii="Aptos" w:eastAsia="Aptos" w:hAnsi="Aptos" w:cs="Aptos"/>
        </w:rPr>
        <w:t xml:space="preserve">Collaboration between faculty, accessibility services, and instructional support units </w:t>
      </w:r>
    </w:p>
    <w:p w14:paraId="02E76870" w14:textId="35736046" w:rsidR="4C9D795F" w:rsidRDefault="4C9D795F">
      <w:pPr>
        <w:pStyle w:val="ListParagraph"/>
        <w:numPr>
          <w:ilvl w:val="0"/>
          <w:numId w:val="82"/>
        </w:numPr>
        <w:rPr>
          <w:rFonts w:ascii="Aptos" w:eastAsia="Aptos" w:hAnsi="Aptos" w:cs="Aptos"/>
        </w:rPr>
      </w:pPr>
      <w:r w:rsidRPr="41BC29C8">
        <w:rPr>
          <w:rFonts w:ascii="Aptos" w:eastAsia="Aptos" w:hAnsi="Aptos" w:cs="Aptos"/>
        </w:rPr>
        <w:t xml:space="preserve">Defined timelines for both interim access and long-term remediation </w:t>
      </w:r>
    </w:p>
    <w:p w14:paraId="45416F48" w14:textId="0C524842" w:rsidR="4C9D795F" w:rsidRDefault="4C9D795F">
      <w:pPr>
        <w:pStyle w:val="ListParagraph"/>
        <w:numPr>
          <w:ilvl w:val="0"/>
          <w:numId w:val="82"/>
        </w:numPr>
        <w:rPr>
          <w:rFonts w:ascii="Aptos" w:eastAsia="Aptos" w:hAnsi="Aptos" w:cs="Aptos"/>
        </w:rPr>
      </w:pPr>
      <w:r w:rsidRPr="41BC29C8">
        <w:rPr>
          <w:rFonts w:ascii="Aptos" w:eastAsia="Aptos" w:hAnsi="Aptos" w:cs="Aptos"/>
        </w:rPr>
        <w:t xml:space="preserve">Storage and tracking of completed TAAPs </w:t>
      </w:r>
    </w:p>
    <w:p w14:paraId="4E5E0089" w14:textId="24064B94" w:rsidR="4C9D795F" w:rsidRDefault="4C9D795F">
      <w:pPr>
        <w:pStyle w:val="ListParagraph"/>
        <w:numPr>
          <w:ilvl w:val="0"/>
          <w:numId w:val="82"/>
        </w:numPr>
        <w:rPr>
          <w:rFonts w:ascii="Aptos" w:eastAsia="Aptos" w:hAnsi="Aptos" w:cs="Aptos"/>
        </w:rPr>
      </w:pPr>
      <w:r w:rsidRPr="41BC29C8">
        <w:rPr>
          <w:rFonts w:ascii="Aptos" w:eastAsia="Aptos" w:hAnsi="Aptos" w:cs="Aptos"/>
        </w:rPr>
        <w:t>Communication process to ensure students receive timely alternate access</w:t>
      </w:r>
    </w:p>
    <w:p w14:paraId="119AA060" w14:textId="71E2C9CC" w:rsidR="41BC29C8" w:rsidRDefault="41BC29C8" w:rsidP="41BC29C8"/>
    <w:p w14:paraId="7993D311" w14:textId="77777777" w:rsidR="00B559FC" w:rsidRDefault="00B559FC" w:rsidP="002F6E95">
      <w:pPr>
        <w:pStyle w:val="Heading5"/>
      </w:pPr>
      <w:r>
        <w:t>Example of Established Level</w:t>
      </w:r>
    </w:p>
    <w:p w14:paraId="0467CC96" w14:textId="03B7F5FF" w:rsidR="2B90D360" w:rsidRDefault="0836BE30">
      <w:pPr>
        <w:pStyle w:val="ListParagraph"/>
        <w:numPr>
          <w:ilvl w:val="0"/>
          <w:numId w:val="14"/>
        </w:numPr>
        <w:rPr>
          <w:rFonts w:ascii="Aptos" w:eastAsia="Aptos" w:hAnsi="Aptos" w:cs="Arial"/>
        </w:rPr>
      </w:pPr>
      <w:r w:rsidRPr="35FB01D3">
        <w:rPr>
          <w:rFonts w:ascii="Aptos" w:eastAsia="Aptos" w:hAnsi="Aptos" w:cs="Arial"/>
          <w:b/>
          <w:bCs/>
        </w:rPr>
        <w:t xml:space="preserve">Position: </w:t>
      </w:r>
      <w:r w:rsidR="02FC49FE" w:rsidRPr="35FB01D3">
        <w:rPr>
          <w:rFonts w:ascii="Aptos" w:eastAsia="Aptos" w:hAnsi="Aptos" w:cs="Arial"/>
        </w:rPr>
        <w:t xml:space="preserve">Responsibility for initiating, approving, and implementing TAAPs is formally assigned and documented across relevant roles. </w:t>
      </w:r>
    </w:p>
    <w:p w14:paraId="162AAF0D" w14:textId="112FAB61" w:rsidR="2B90D360" w:rsidRDefault="1E10DB9A">
      <w:pPr>
        <w:pStyle w:val="ListParagraph"/>
        <w:numPr>
          <w:ilvl w:val="0"/>
          <w:numId w:val="14"/>
        </w:numPr>
        <w:rPr>
          <w:rFonts w:ascii="Aptos" w:eastAsia="Aptos" w:hAnsi="Aptos" w:cs="Arial"/>
        </w:rPr>
      </w:pPr>
      <w:r w:rsidRPr="35FB01D3">
        <w:rPr>
          <w:rFonts w:ascii="Aptos" w:eastAsia="Aptos" w:hAnsi="Aptos" w:cs="Arial"/>
          <w:b/>
          <w:bCs/>
        </w:rPr>
        <w:t xml:space="preserve">Budget: </w:t>
      </w:r>
      <w:r w:rsidR="02FC49FE" w:rsidRPr="35FB01D3">
        <w:rPr>
          <w:rFonts w:ascii="Aptos" w:eastAsia="Aptos" w:hAnsi="Aptos" w:cs="Arial"/>
        </w:rPr>
        <w:t xml:space="preserve">Identified staff time and resources support the development and delivery of alternate access solutions. </w:t>
      </w:r>
    </w:p>
    <w:p w14:paraId="5EF9F546" w14:textId="5796A4D7" w:rsidR="2B90D360" w:rsidRDefault="49B20738">
      <w:pPr>
        <w:pStyle w:val="ListParagraph"/>
        <w:numPr>
          <w:ilvl w:val="0"/>
          <w:numId w:val="14"/>
        </w:numPr>
        <w:rPr>
          <w:rFonts w:ascii="Aptos" w:eastAsia="Aptos" w:hAnsi="Aptos" w:cs="Arial"/>
        </w:rPr>
      </w:pPr>
      <w:r w:rsidRPr="35FB01D3">
        <w:rPr>
          <w:rFonts w:ascii="Aptos" w:eastAsia="Aptos" w:hAnsi="Aptos" w:cs="Arial"/>
          <w:b/>
          <w:bCs/>
        </w:rPr>
        <w:t xml:space="preserve">Procedures: </w:t>
      </w:r>
      <w:r w:rsidR="02FC49FE" w:rsidRPr="35FB01D3">
        <w:rPr>
          <w:rFonts w:ascii="Aptos" w:eastAsia="Aptos" w:hAnsi="Aptos" w:cs="Arial"/>
        </w:rPr>
        <w:t xml:space="preserve">A complete, documented process defines when and how TAAPs are created, implemented, and tracked using a standardized template. </w:t>
      </w:r>
    </w:p>
    <w:p w14:paraId="00C060E3" w14:textId="5D115267" w:rsidR="2B90D360" w:rsidRDefault="23BD97DF">
      <w:pPr>
        <w:pStyle w:val="ListParagraph"/>
        <w:numPr>
          <w:ilvl w:val="0"/>
          <w:numId w:val="14"/>
        </w:numPr>
        <w:rPr>
          <w:rStyle w:val="Strong"/>
        </w:rPr>
      </w:pPr>
      <w:r w:rsidRPr="35FB01D3">
        <w:rPr>
          <w:rFonts w:ascii="Aptos" w:eastAsia="Aptos" w:hAnsi="Aptos" w:cs="Arial"/>
          <w:b/>
          <w:bCs/>
        </w:rPr>
        <w:t xml:space="preserve">Output: </w:t>
      </w:r>
      <w:r w:rsidR="02FC49FE" w:rsidRPr="35FB01D3">
        <w:rPr>
          <w:rFonts w:ascii="Aptos" w:eastAsia="Aptos" w:hAnsi="Aptos" w:cs="Arial"/>
          <w:strike/>
        </w:rPr>
        <w:t>TAAPs are consistently used to provide timely, equivalent access for students when accessibility barriers cannot be immediately resolved.</w:t>
      </w:r>
      <w:r w:rsidR="78D239DC" w:rsidRPr="35FB01D3">
        <w:rPr>
          <w:rFonts w:ascii="Aptos" w:eastAsia="Aptos" w:hAnsi="Aptos" w:cs="Arial"/>
          <w:strike/>
        </w:rPr>
        <w:t xml:space="preserve"> </w:t>
      </w:r>
      <w:r w:rsidR="78D239DC" w:rsidRPr="35FB01D3">
        <w:rPr>
          <w:highlight w:val="yellow"/>
        </w:rPr>
        <w:t>All TAAPs are centrally logged, with accessible copies stored in an electronic repository and available to ATI stakeholders.</w:t>
      </w:r>
    </w:p>
    <w:p w14:paraId="2CA5C264" w14:textId="28A3EA63" w:rsidR="41BC29C8" w:rsidRDefault="41BC29C8" w:rsidP="41BC29C8"/>
    <w:p w14:paraId="37152AE9" w14:textId="77777777" w:rsidR="00B559FC" w:rsidRDefault="00B559FC">
      <w:r>
        <w:br w:type="page"/>
      </w:r>
    </w:p>
    <w:p w14:paraId="497590DC" w14:textId="270BBC83" w:rsidR="00B559FC" w:rsidRDefault="00B559FC" w:rsidP="002F6E95">
      <w:pPr>
        <w:pStyle w:val="Heading4"/>
      </w:pPr>
      <w:r>
        <w:lastRenderedPageBreak/>
        <w:t>Success Indicator NEW 6.10 The campus has established a process to evaluate the accessibility of Learning Tools Interoperability (LTI) integrations and external applications used within the campus Learning Management System (LMS), including publisher courseware and digital learning platforms.</w:t>
      </w:r>
    </w:p>
    <w:p w14:paraId="105EB412" w14:textId="77777777" w:rsidR="4EF3792C" w:rsidRDefault="4EF3792C" w:rsidP="41BC29C8">
      <w:pPr>
        <w:pStyle w:val="Heading5"/>
      </w:pPr>
      <w:r>
        <w:t>Purpose</w:t>
      </w:r>
    </w:p>
    <w:p w14:paraId="7F3C2BB9" w14:textId="5099B00E" w:rsidR="4EF3792C" w:rsidRDefault="4EF3792C" w:rsidP="41BC29C8">
      <w:pPr>
        <w:spacing w:before="240" w:after="240"/>
      </w:pPr>
      <w:r w:rsidRPr="41BC29C8">
        <w:rPr>
          <w:rFonts w:ascii="Aptos" w:eastAsia="Aptos" w:hAnsi="Aptos" w:cs="Aptos"/>
        </w:rPr>
        <w:t xml:space="preserve">Ensure that </w:t>
      </w:r>
      <w:r w:rsidRPr="41BC29C8">
        <w:rPr>
          <w:rFonts w:ascii="Aptos" w:eastAsia="Aptos" w:hAnsi="Aptos" w:cs="Aptos"/>
          <w:b/>
          <w:bCs/>
        </w:rPr>
        <w:t>third-party tools integrated into the LMS</w:t>
      </w:r>
      <w:r w:rsidRPr="41BC29C8">
        <w:rPr>
          <w:rFonts w:ascii="Aptos" w:eastAsia="Aptos" w:hAnsi="Aptos" w:cs="Aptos"/>
        </w:rPr>
        <w:t xml:space="preserve"> (e.g., LTIs, publisher platforms, external applications) are evaluated for accessibility before and during use.</w:t>
      </w:r>
    </w:p>
    <w:p w14:paraId="68D5AF72" w14:textId="0602831F" w:rsidR="4EF3792C" w:rsidRDefault="4EF3792C" w:rsidP="41BC29C8">
      <w:pPr>
        <w:spacing w:before="240" w:after="240"/>
      </w:pPr>
      <w:r w:rsidRPr="41BC29C8">
        <w:rPr>
          <w:rFonts w:ascii="Aptos" w:eastAsia="Aptos" w:hAnsi="Aptos" w:cs="Aptos"/>
        </w:rPr>
        <w:t xml:space="preserve">This indicator addresses a common risk area where inaccessible tools are introduced into courses, ensuring accessibility is considered in </w:t>
      </w:r>
      <w:r w:rsidRPr="41BC29C8">
        <w:rPr>
          <w:rFonts w:ascii="Aptos" w:eastAsia="Aptos" w:hAnsi="Aptos" w:cs="Aptos"/>
          <w:b/>
          <w:bCs/>
        </w:rPr>
        <w:t>selection, integration, and ongoing use</w:t>
      </w:r>
      <w:r w:rsidRPr="41BC29C8">
        <w:rPr>
          <w:rFonts w:ascii="Aptos" w:eastAsia="Aptos" w:hAnsi="Aptos" w:cs="Aptos"/>
        </w:rPr>
        <w:t>.</w:t>
      </w:r>
    </w:p>
    <w:p w14:paraId="776E9ECB" w14:textId="77777777" w:rsidR="4EF3792C" w:rsidRDefault="4EF3792C" w:rsidP="41BC29C8">
      <w:pPr>
        <w:pStyle w:val="Heading5"/>
      </w:pPr>
      <w:r>
        <w:t>Examples of Evidence</w:t>
      </w:r>
    </w:p>
    <w:p w14:paraId="3952BF18" w14:textId="36B72881"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Documented process for evaluating accessibility of LTIs and external tools used in the LMS </w:t>
      </w:r>
    </w:p>
    <w:p w14:paraId="63F83B62" w14:textId="4779551D"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Accessibility review criteria aligned with Section 508 and WCAG 2.1 AA </w:t>
      </w:r>
    </w:p>
    <w:p w14:paraId="265B87DE" w14:textId="7C40E603"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Requirement for vendors to provide accessibility documentation (e.g., VPAT/ACR) </w:t>
      </w:r>
    </w:p>
    <w:p w14:paraId="5DC27DB0" w14:textId="5399A6F4"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Collaboration between instructional design, procurement, and accessibility teams </w:t>
      </w:r>
    </w:p>
    <w:p w14:paraId="18CE40EB" w14:textId="7EC50532"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Defined workflow for reviewing and approving tools before use in courses </w:t>
      </w:r>
    </w:p>
    <w:p w14:paraId="1D90F3D5" w14:textId="17518334"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Tracking of approved, conditionally approved, or restricted tools </w:t>
      </w:r>
    </w:p>
    <w:p w14:paraId="358C8686" w14:textId="5FFC0E40" w:rsidR="4EF3792C" w:rsidRDefault="4EF3792C">
      <w:pPr>
        <w:pStyle w:val="ListParagraph"/>
        <w:numPr>
          <w:ilvl w:val="0"/>
          <w:numId w:val="82"/>
        </w:numPr>
        <w:rPr>
          <w:rFonts w:ascii="Aptos" w:eastAsia="Aptos" w:hAnsi="Aptos" w:cs="Aptos"/>
        </w:rPr>
      </w:pPr>
      <w:r w:rsidRPr="41BC29C8">
        <w:rPr>
          <w:rFonts w:ascii="Aptos" w:eastAsia="Aptos" w:hAnsi="Aptos" w:cs="Aptos"/>
        </w:rPr>
        <w:t xml:space="preserve">Guidance to faculty on selecting accessible tools and requesting reviews </w:t>
      </w:r>
    </w:p>
    <w:p w14:paraId="222AA571" w14:textId="2C4E864D" w:rsidR="4EF3792C" w:rsidRDefault="4EF3792C">
      <w:pPr>
        <w:pStyle w:val="ListParagraph"/>
        <w:numPr>
          <w:ilvl w:val="0"/>
          <w:numId w:val="82"/>
        </w:numPr>
        <w:rPr>
          <w:rFonts w:ascii="Aptos" w:eastAsia="Aptos" w:hAnsi="Aptos" w:cs="Aptos"/>
        </w:rPr>
      </w:pPr>
      <w:r w:rsidRPr="41BC29C8">
        <w:rPr>
          <w:rFonts w:ascii="Aptos" w:eastAsia="Aptos" w:hAnsi="Aptos" w:cs="Aptos"/>
        </w:rPr>
        <w:t>Integration with procurement or risk assessment processes where applicable</w:t>
      </w:r>
    </w:p>
    <w:p w14:paraId="154E54F5" w14:textId="3553A8F8" w:rsidR="41BC29C8" w:rsidRDefault="41BC29C8" w:rsidP="41BC29C8"/>
    <w:p w14:paraId="4FFFB587" w14:textId="77777777" w:rsidR="4EF3792C" w:rsidRDefault="4EF3792C" w:rsidP="41BC29C8">
      <w:pPr>
        <w:pStyle w:val="Heading5"/>
      </w:pPr>
      <w:r>
        <w:t>Example of Established Level</w:t>
      </w:r>
    </w:p>
    <w:p w14:paraId="3DF5A6BB" w14:textId="19D6E2B9" w:rsidR="4EF3792C" w:rsidRDefault="05DABD06">
      <w:pPr>
        <w:pStyle w:val="ListParagraph"/>
        <w:numPr>
          <w:ilvl w:val="0"/>
          <w:numId w:val="13"/>
        </w:numPr>
        <w:rPr>
          <w:rFonts w:ascii="Aptos" w:eastAsia="Aptos" w:hAnsi="Aptos" w:cs="Arial"/>
        </w:rPr>
      </w:pPr>
      <w:r w:rsidRPr="35FB01D3">
        <w:rPr>
          <w:rFonts w:ascii="Aptos" w:eastAsia="Aptos" w:hAnsi="Aptos" w:cs="Arial"/>
          <w:b/>
          <w:bCs/>
        </w:rPr>
        <w:t xml:space="preserve">Position: </w:t>
      </w:r>
      <w:r w:rsidR="3CEC1C9E" w:rsidRPr="35FB01D3">
        <w:rPr>
          <w:rFonts w:ascii="Aptos" w:eastAsia="Aptos" w:hAnsi="Aptos" w:cs="Arial"/>
        </w:rPr>
        <w:t xml:space="preserve">Responsibility for evaluating the accessibility of LTIs and external LMS tools is formally assigned and documented across relevant roles. </w:t>
      </w:r>
    </w:p>
    <w:p w14:paraId="707DC632" w14:textId="2304384A" w:rsidR="4EF3792C" w:rsidRDefault="1E10DB9A">
      <w:pPr>
        <w:pStyle w:val="ListParagraph"/>
        <w:numPr>
          <w:ilvl w:val="0"/>
          <w:numId w:val="13"/>
        </w:numPr>
        <w:rPr>
          <w:rFonts w:ascii="Aptos" w:eastAsia="Aptos" w:hAnsi="Aptos" w:cs="Arial"/>
        </w:rPr>
      </w:pPr>
      <w:r w:rsidRPr="35FB01D3">
        <w:rPr>
          <w:rFonts w:ascii="Aptos" w:eastAsia="Aptos" w:hAnsi="Aptos" w:cs="Arial"/>
          <w:b/>
          <w:bCs/>
        </w:rPr>
        <w:t xml:space="preserve">Budget: </w:t>
      </w:r>
      <w:r w:rsidR="3CEC1C9E" w:rsidRPr="35FB01D3">
        <w:rPr>
          <w:rFonts w:ascii="Aptos" w:eastAsia="Aptos" w:hAnsi="Aptos" w:cs="Arial"/>
        </w:rPr>
        <w:t xml:space="preserve">Identified staff time and resources support ongoing evaluation of third-party tools used in courses. </w:t>
      </w:r>
    </w:p>
    <w:p w14:paraId="3EBB107F" w14:textId="2FC7C0F7" w:rsidR="4EF3792C" w:rsidRDefault="34A251D9">
      <w:pPr>
        <w:pStyle w:val="ListParagraph"/>
        <w:numPr>
          <w:ilvl w:val="0"/>
          <w:numId w:val="13"/>
        </w:numPr>
        <w:rPr>
          <w:rFonts w:ascii="Aptos" w:eastAsia="Aptos" w:hAnsi="Aptos" w:cs="Arial"/>
        </w:rPr>
      </w:pPr>
      <w:r w:rsidRPr="35FB01D3">
        <w:rPr>
          <w:rFonts w:ascii="Aptos" w:eastAsia="Aptos" w:hAnsi="Aptos" w:cs="Arial"/>
          <w:b/>
          <w:bCs/>
        </w:rPr>
        <w:t xml:space="preserve">Procedures: </w:t>
      </w:r>
      <w:r w:rsidR="3CEC1C9E" w:rsidRPr="35FB01D3">
        <w:rPr>
          <w:rFonts w:ascii="Aptos" w:eastAsia="Aptos" w:hAnsi="Aptos" w:cs="Arial"/>
        </w:rPr>
        <w:t xml:space="preserve">A complete, documented process requires accessibility evaluation of LTIs and external applications prior to approval and use, aligned with Section 508 and WCAG 2.1 AA. </w:t>
      </w:r>
    </w:p>
    <w:p w14:paraId="2FFDC753" w14:textId="1561532B" w:rsidR="4EF3792C" w:rsidRDefault="26289133">
      <w:pPr>
        <w:pStyle w:val="ListParagraph"/>
        <w:numPr>
          <w:ilvl w:val="0"/>
          <w:numId w:val="13"/>
        </w:numPr>
        <w:rPr>
          <w:rFonts w:ascii="Aptos" w:eastAsia="Aptos" w:hAnsi="Aptos" w:cs="Arial"/>
        </w:rPr>
      </w:pPr>
      <w:r w:rsidRPr="35FB01D3">
        <w:rPr>
          <w:rFonts w:ascii="Aptos" w:eastAsia="Aptos" w:hAnsi="Aptos" w:cs="Arial"/>
          <w:b/>
          <w:bCs/>
        </w:rPr>
        <w:t xml:space="preserve">Output: </w:t>
      </w:r>
      <w:r w:rsidR="249C23BD" w:rsidRPr="35FB01D3">
        <w:rPr>
          <w:rFonts w:ascii="Aptos" w:eastAsia="Aptos" w:hAnsi="Aptos" w:cs="Arial"/>
          <w:highlight w:val="yellow"/>
        </w:rPr>
        <w:t>Evidence showing that</w:t>
      </w:r>
      <w:r w:rsidR="249C23BD" w:rsidRPr="35FB01D3">
        <w:rPr>
          <w:rFonts w:ascii="Aptos" w:eastAsia="Aptos" w:hAnsi="Aptos" w:cs="Arial"/>
        </w:rPr>
        <w:t xml:space="preserve"> </w:t>
      </w:r>
      <w:r w:rsidR="3CEC1C9E" w:rsidRPr="35FB01D3">
        <w:rPr>
          <w:rFonts w:ascii="Aptos" w:eastAsia="Aptos" w:hAnsi="Aptos" w:cs="Arial"/>
        </w:rPr>
        <w:t>LMS-integrated tools are consistently reviewed, approved, and tracked based on accessibility, reducing the use of inaccessible third-party content.</w:t>
      </w:r>
    </w:p>
    <w:p w14:paraId="149827D9" w14:textId="04623B64" w:rsidR="41BC29C8" w:rsidRDefault="41BC29C8" w:rsidP="41BC29C8"/>
    <w:p w14:paraId="2034CD03" w14:textId="2CB37147" w:rsidR="41BC29C8" w:rsidRDefault="41BC29C8" w:rsidP="41BC29C8"/>
    <w:p w14:paraId="5A8AEC44" w14:textId="16314E5C" w:rsidR="41BC29C8" w:rsidRDefault="41BC29C8" w:rsidP="41BC29C8"/>
    <w:p w14:paraId="7BF7C3C3" w14:textId="77777777" w:rsidR="00B559FC" w:rsidRDefault="00B559FC">
      <w:r>
        <w:br w:type="page"/>
      </w:r>
    </w:p>
    <w:p w14:paraId="6E00B51C" w14:textId="2FF7212A" w:rsidR="00B559FC" w:rsidRDefault="00B559FC" w:rsidP="00B559FC">
      <w:pPr>
        <w:pStyle w:val="Heading3"/>
      </w:pPr>
      <w:bookmarkStart w:id="23" w:name="_Toc225336589"/>
      <w:r>
        <w:lastRenderedPageBreak/>
        <w:t>Instructional Materials Goal 7: Creation and Adoption of Accessible</w:t>
      </w:r>
      <w:r>
        <w:rPr>
          <w:rFonts w:ascii="Arial" w:hAnsi="Arial"/>
        </w:rPr>
        <w:t> </w:t>
      </w:r>
      <w:r>
        <w:t>Instructional Materials</w:t>
      </w:r>
      <w:r>
        <w:rPr>
          <w:rFonts w:ascii="Arial" w:hAnsi="Arial"/>
        </w:rPr>
        <w:t> </w:t>
      </w:r>
      <w:bookmarkEnd w:id="23"/>
      <w:r>
        <w:t xml:space="preserve"> </w:t>
      </w:r>
    </w:p>
    <w:p w14:paraId="11E5D0C4" w14:textId="749198D6" w:rsidR="00B559FC" w:rsidRDefault="00B559FC" w:rsidP="002F6E95">
      <w:pPr>
        <w:pStyle w:val="Heading4"/>
      </w:pPr>
      <w:r>
        <w:t>Success Indicator 7.11 Establish collaborative processes between digital accessibility teams and library services to ensure that accessibility is proactively addressed when acquiring, converting, digitizing, creating, and maintaining digital library assets used in course content.</w:t>
      </w:r>
    </w:p>
    <w:p w14:paraId="2FDBEC15" w14:textId="6F7D5A76" w:rsidR="3D968537" w:rsidRDefault="3D968537" w:rsidP="41BC29C8">
      <w:pPr>
        <w:pStyle w:val="Heading5"/>
      </w:pPr>
      <w:r w:rsidRPr="41BC29C8">
        <w:t>Purpose</w:t>
      </w:r>
    </w:p>
    <w:p w14:paraId="6A62E93A" w14:textId="02455D35" w:rsidR="3D968537" w:rsidRDefault="3D968537" w:rsidP="41BC29C8">
      <w:pPr>
        <w:spacing w:before="240" w:after="240"/>
      </w:pPr>
      <w:r w:rsidRPr="41BC29C8">
        <w:rPr>
          <w:rFonts w:ascii="Aptos" w:eastAsia="Aptos" w:hAnsi="Aptos" w:cs="Aptos"/>
        </w:rPr>
        <w:t xml:space="preserve">Ensure that </w:t>
      </w:r>
      <w:r w:rsidRPr="41BC29C8">
        <w:rPr>
          <w:rFonts w:ascii="Aptos" w:eastAsia="Aptos" w:hAnsi="Aptos" w:cs="Aptos"/>
          <w:b/>
          <w:bCs/>
        </w:rPr>
        <w:t>library-provided digital assets used in instruction</w:t>
      </w:r>
      <w:r w:rsidRPr="41BC29C8">
        <w:rPr>
          <w:rFonts w:ascii="Aptos" w:eastAsia="Aptos" w:hAnsi="Aptos" w:cs="Aptos"/>
        </w:rPr>
        <w:t xml:space="preserve"> (e.g., e-reserves, digitized materials, licensed content) are accessible at the point of acquisition, creation, or conversion.</w:t>
      </w:r>
    </w:p>
    <w:p w14:paraId="02C86C0A" w14:textId="4AD0D5E1" w:rsidR="3D968537" w:rsidRDefault="3D968537" w:rsidP="41BC29C8">
      <w:pPr>
        <w:spacing w:before="240" w:after="240"/>
      </w:pPr>
      <w:r w:rsidRPr="41BC29C8">
        <w:rPr>
          <w:rFonts w:ascii="Aptos" w:eastAsia="Aptos" w:hAnsi="Aptos" w:cs="Aptos"/>
        </w:rPr>
        <w:t xml:space="preserve">This indicator emphasizes </w:t>
      </w:r>
      <w:r w:rsidRPr="41BC29C8">
        <w:rPr>
          <w:rFonts w:ascii="Aptos" w:eastAsia="Aptos" w:hAnsi="Aptos" w:cs="Aptos"/>
          <w:b/>
          <w:bCs/>
        </w:rPr>
        <w:t>cross-functional collaboration</w:t>
      </w:r>
      <w:r w:rsidRPr="41BC29C8">
        <w:rPr>
          <w:rFonts w:ascii="Aptos" w:eastAsia="Aptos" w:hAnsi="Aptos" w:cs="Aptos"/>
        </w:rPr>
        <w:t xml:space="preserve"> so accessibility is proactively addressed within library workflows, reducing the need for retroactive remediation and supporting timely student access.</w:t>
      </w:r>
    </w:p>
    <w:p w14:paraId="1E280D1E" w14:textId="5EAB3568" w:rsidR="3D968537" w:rsidRDefault="3D968537" w:rsidP="41BC29C8">
      <w:pPr>
        <w:pStyle w:val="Heading5"/>
      </w:pPr>
      <w:r w:rsidRPr="41BC29C8">
        <w:t>Examples of Evidence</w:t>
      </w:r>
    </w:p>
    <w:p w14:paraId="49C9691B" w14:textId="41E7FB86" w:rsidR="3D968537" w:rsidRDefault="3D968537">
      <w:pPr>
        <w:pStyle w:val="ListParagraph"/>
        <w:numPr>
          <w:ilvl w:val="0"/>
          <w:numId w:val="12"/>
        </w:numPr>
        <w:rPr>
          <w:rFonts w:ascii="Aptos" w:eastAsia="Aptos" w:hAnsi="Aptos" w:cs="Aptos"/>
        </w:rPr>
      </w:pPr>
      <w:r w:rsidRPr="41BC29C8">
        <w:rPr>
          <w:rFonts w:ascii="Aptos" w:eastAsia="Aptos" w:hAnsi="Aptos" w:cs="Aptos"/>
        </w:rPr>
        <w:t xml:space="preserve">Documented collaboration between library services and digital accessibility teams </w:t>
      </w:r>
    </w:p>
    <w:p w14:paraId="0C8F7F9E" w14:textId="3A8459D5" w:rsidR="3D968537" w:rsidRDefault="3D968537">
      <w:pPr>
        <w:pStyle w:val="ListParagraph"/>
        <w:numPr>
          <w:ilvl w:val="0"/>
          <w:numId w:val="12"/>
        </w:numPr>
        <w:rPr>
          <w:rFonts w:ascii="Aptos" w:eastAsia="Aptos" w:hAnsi="Aptos" w:cs="Aptos"/>
        </w:rPr>
      </w:pPr>
      <w:r w:rsidRPr="41BC29C8">
        <w:rPr>
          <w:rFonts w:ascii="Aptos" w:eastAsia="Aptos" w:hAnsi="Aptos" w:cs="Aptos"/>
        </w:rPr>
        <w:t xml:space="preserve">Accessibility requirements integrated into library acquisition, digitization, and content creation workflows </w:t>
      </w:r>
    </w:p>
    <w:p w14:paraId="19E238B2" w14:textId="08254360" w:rsidR="3D968537" w:rsidRDefault="3D968537">
      <w:pPr>
        <w:pStyle w:val="ListParagraph"/>
        <w:numPr>
          <w:ilvl w:val="0"/>
          <w:numId w:val="12"/>
        </w:numPr>
        <w:rPr>
          <w:rFonts w:ascii="Aptos" w:eastAsia="Aptos" w:hAnsi="Aptos" w:cs="Aptos"/>
        </w:rPr>
      </w:pPr>
      <w:r w:rsidRPr="41BC29C8">
        <w:rPr>
          <w:rFonts w:ascii="Aptos" w:eastAsia="Aptos" w:hAnsi="Aptos" w:cs="Aptos"/>
        </w:rPr>
        <w:t xml:space="preserve">Procedures for reviewing and remediating digitized or converted materials (e.g., OCR, tagging, captioning) </w:t>
      </w:r>
    </w:p>
    <w:p w14:paraId="1212BB49" w14:textId="301DE7AE" w:rsidR="3D968537" w:rsidRDefault="3D968537">
      <w:pPr>
        <w:pStyle w:val="ListParagraph"/>
        <w:numPr>
          <w:ilvl w:val="0"/>
          <w:numId w:val="12"/>
        </w:numPr>
        <w:rPr>
          <w:rFonts w:ascii="Aptos" w:eastAsia="Aptos" w:hAnsi="Aptos" w:cs="Aptos"/>
        </w:rPr>
      </w:pPr>
      <w:r w:rsidRPr="41BC29C8">
        <w:rPr>
          <w:rFonts w:ascii="Aptos" w:eastAsia="Aptos" w:hAnsi="Aptos" w:cs="Aptos"/>
        </w:rPr>
        <w:t xml:space="preserve">Guidance for library staff on accessibility standards (Section 508, WCAG 2.1 AA) </w:t>
      </w:r>
    </w:p>
    <w:p w14:paraId="505258C7" w14:textId="5859257F" w:rsidR="3D968537" w:rsidRDefault="3D968537">
      <w:pPr>
        <w:pStyle w:val="ListParagraph"/>
        <w:numPr>
          <w:ilvl w:val="0"/>
          <w:numId w:val="12"/>
        </w:numPr>
        <w:rPr>
          <w:rFonts w:ascii="Aptos" w:eastAsia="Aptos" w:hAnsi="Aptos" w:cs="Aptos"/>
        </w:rPr>
      </w:pPr>
      <w:r w:rsidRPr="41BC29C8">
        <w:rPr>
          <w:rFonts w:ascii="Aptos" w:eastAsia="Aptos" w:hAnsi="Aptos" w:cs="Aptos"/>
        </w:rPr>
        <w:t xml:space="preserve">Use of accessible platforms and tools for hosting and delivering digital library content </w:t>
      </w:r>
    </w:p>
    <w:p w14:paraId="11A88066" w14:textId="029B7639" w:rsidR="3D968537" w:rsidRDefault="3D968537">
      <w:pPr>
        <w:pStyle w:val="ListParagraph"/>
        <w:numPr>
          <w:ilvl w:val="0"/>
          <w:numId w:val="12"/>
        </w:numPr>
        <w:rPr>
          <w:rFonts w:ascii="Aptos" w:eastAsia="Aptos" w:hAnsi="Aptos" w:cs="Aptos"/>
        </w:rPr>
      </w:pPr>
      <w:r w:rsidRPr="41BC29C8">
        <w:rPr>
          <w:rFonts w:ascii="Aptos" w:eastAsia="Aptos" w:hAnsi="Aptos" w:cs="Aptos"/>
        </w:rPr>
        <w:t xml:space="preserve">Workflow for responding to accessibility issues in library-provided course materials </w:t>
      </w:r>
    </w:p>
    <w:p w14:paraId="2EF88E2E" w14:textId="265B46BA" w:rsidR="3D968537" w:rsidRDefault="3D968537">
      <w:pPr>
        <w:pStyle w:val="ListParagraph"/>
        <w:numPr>
          <w:ilvl w:val="0"/>
          <w:numId w:val="12"/>
        </w:numPr>
        <w:rPr>
          <w:rFonts w:ascii="Aptos" w:eastAsia="Aptos" w:hAnsi="Aptos" w:cs="Aptos"/>
        </w:rPr>
      </w:pPr>
      <w:r w:rsidRPr="41BC29C8">
        <w:rPr>
          <w:rFonts w:ascii="Aptos" w:eastAsia="Aptos" w:hAnsi="Aptos" w:cs="Aptos"/>
        </w:rPr>
        <w:t>Coordination with course instructors regarding accessible alternatives when needed</w:t>
      </w:r>
    </w:p>
    <w:p w14:paraId="7E226814" w14:textId="4017461E" w:rsidR="41BC29C8" w:rsidRDefault="41BC29C8" w:rsidP="41BC29C8"/>
    <w:p w14:paraId="7A67E7A1" w14:textId="77777777" w:rsidR="3D968537" w:rsidRDefault="3D968537" w:rsidP="41BC29C8">
      <w:pPr>
        <w:pStyle w:val="Heading5"/>
      </w:pPr>
      <w:r>
        <w:t>Example of Established Level</w:t>
      </w:r>
    </w:p>
    <w:p w14:paraId="0D3174DA" w14:textId="39E9F063" w:rsidR="3D968537" w:rsidRDefault="3D968537" w:rsidP="41BC29C8">
      <w:pPr>
        <w:rPr>
          <w:rFonts w:ascii="Aptos" w:eastAsia="Aptos" w:hAnsi="Aptos" w:cs="Arial"/>
          <w:b/>
          <w:bCs/>
        </w:rPr>
      </w:pPr>
      <w:r w:rsidRPr="41BC29C8">
        <w:rPr>
          <w:rFonts w:ascii="Aptos" w:eastAsia="Aptos" w:hAnsi="Aptos" w:cs="Arial"/>
          <w:b/>
          <w:bCs/>
        </w:rPr>
        <w:t>Position</w:t>
      </w:r>
    </w:p>
    <w:p w14:paraId="38A939B7" w14:textId="27E8FDEA" w:rsidR="3D968537" w:rsidRDefault="3D968537">
      <w:pPr>
        <w:numPr>
          <w:ilvl w:val="0"/>
          <w:numId w:val="11"/>
        </w:numPr>
        <w:rPr>
          <w:rFonts w:ascii="Aptos" w:eastAsia="Aptos" w:hAnsi="Aptos" w:cs="Arial"/>
        </w:rPr>
      </w:pPr>
      <w:r w:rsidRPr="41BC29C8">
        <w:rPr>
          <w:rFonts w:ascii="Aptos" w:eastAsia="Aptos" w:hAnsi="Aptos" w:cs="Arial"/>
        </w:rPr>
        <w:t xml:space="preserve">Responsibility for ensuring accessibility of digital library assets is formally assigned and documented across library and accessibility roles. </w:t>
      </w:r>
    </w:p>
    <w:p w14:paraId="29E1AAED" w14:textId="2796989B" w:rsidR="3D968537" w:rsidRDefault="3D968537" w:rsidP="41BC29C8">
      <w:pPr>
        <w:rPr>
          <w:rFonts w:ascii="Aptos" w:eastAsia="Aptos" w:hAnsi="Aptos" w:cs="Arial"/>
          <w:b/>
          <w:bCs/>
        </w:rPr>
      </w:pPr>
      <w:r w:rsidRPr="41BC29C8">
        <w:rPr>
          <w:rFonts w:ascii="Aptos" w:eastAsia="Aptos" w:hAnsi="Aptos" w:cs="Arial"/>
          <w:b/>
          <w:bCs/>
        </w:rPr>
        <w:t>Budget</w:t>
      </w:r>
    </w:p>
    <w:p w14:paraId="71F90EF9" w14:textId="4915E7C8" w:rsidR="3D968537" w:rsidRDefault="3D968537">
      <w:pPr>
        <w:numPr>
          <w:ilvl w:val="0"/>
          <w:numId w:val="10"/>
        </w:numPr>
        <w:rPr>
          <w:rFonts w:ascii="Aptos" w:eastAsia="Aptos" w:hAnsi="Aptos" w:cs="Arial"/>
        </w:rPr>
      </w:pPr>
      <w:r w:rsidRPr="41BC29C8">
        <w:rPr>
          <w:rFonts w:ascii="Aptos" w:eastAsia="Aptos" w:hAnsi="Aptos" w:cs="Arial"/>
        </w:rPr>
        <w:t xml:space="preserve">Identified staff time and resources support accessible acquisition, digitization, and remediation of library materials. </w:t>
      </w:r>
    </w:p>
    <w:p w14:paraId="419BA0A1" w14:textId="77DBEF1F" w:rsidR="3D968537" w:rsidRDefault="3D968537" w:rsidP="41BC29C8">
      <w:pPr>
        <w:rPr>
          <w:rFonts w:ascii="Aptos" w:eastAsia="Aptos" w:hAnsi="Aptos" w:cs="Arial"/>
          <w:b/>
          <w:bCs/>
        </w:rPr>
      </w:pPr>
      <w:r w:rsidRPr="41BC29C8">
        <w:rPr>
          <w:rFonts w:ascii="Aptos" w:eastAsia="Aptos" w:hAnsi="Aptos" w:cs="Arial"/>
          <w:b/>
          <w:bCs/>
        </w:rPr>
        <w:t>Procedures</w:t>
      </w:r>
    </w:p>
    <w:p w14:paraId="05DAA6AD" w14:textId="76151BF9" w:rsidR="3D968537" w:rsidRDefault="3D968537">
      <w:pPr>
        <w:numPr>
          <w:ilvl w:val="0"/>
          <w:numId w:val="9"/>
        </w:numPr>
        <w:rPr>
          <w:rFonts w:ascii="Aptos" w:eastAsia="Aptos" w:hAnsi="Aptos" w:cs="Arial"/>
        </w:rPr>
      </w:pPr>
      <w:r w:rsidRPr="41BC29C8">
        <w:rPr>
          <w:rFonts w:ascii="Aptos" w:eastAsia="Aptos" w:hAnsi="Aptos" w:cs="Arial"/>
        </w:rPr>
        <w:t xml:space="preserve">A complete, documented process integrates accessibility requirements into library workflows for acquiring, creating, digitizing, and maintaining instructional materials. </w:t>
      </w:r>
    </w:p>
    <w:p w14:paraId="0B50D24B" w14:textId="7953244F" w:rsidR="3D968537" w:rsidRDefault="3D968537" w:rsidP="41BC29C8">
      <w:pPr>
        <w:rPr>
          <w:rFonts w:ascii="Aptos" w:eastAsia="Aptos" w:hAnsi="Aptos" w:cs="Arial"/>
          <w:b/>
          <w:bCs/>
        </w:rPr>
      </w:pPr>
      <w:r w:rsidRPr="41BC29C8">
        <w:rPr>
          <w:rFonts w:ascii="Aptos" w:eastAsia="Aptos" w:hAnsi="Aptos" w:cs="Arial"/>
          <w:b/>
          <w:bCs/>
        </w:rPr>
        <w:t>Output</w:t>
      </w:r>
    </w:p>
    <w:p w14:paraId="47C83F2F" w14:textId="54E804A0" w:rsidR="3D968537" w:rsidRDefault="528E477C">
      <w:pPr>
        <w:numPr>
          <w:ilvl w:val="0"/>
          <w:numId w:val="8"/>
        </w:numPr>
        <w:rPr>
          <w:rFonts w:ascii="Aptos" w:eastAsia="Aptos" w:hAnsi="Aptos" w:cs="Arial"/>
        </w:rPr>
      </w:pPr>
      <w:r w:rsidRPr="35FB01D3">
        <w:rPr>
          <w:rFonts w:ascii="Aptos" w:eastAsia="Aptos" w:hAnsi="Aptos" w:cs="Arial"/>
          <w:highlight w:val="yellow"/>
        </w:rPr>
        <w:t>Records or reports demonstrating that</w:t>
      </w:r>
      <w:r w:rsidRPr="35FB01D3">
        <w:rPr>
          <w:rFonts w:ascii="Aptos" w:eastAsia="Aptos" w:hAnsi="Aptos" w:cs="Arial"/>
        </w:rPr>
        <w:t xml:space="preserve"> d</w:t>
      </w:r>
      <w:r w:rsidR="085431D0" w:rsidRPr="35FB01D3">
        <w:rPr>
          <w:rFonts w:ascii="Aptos" w:eastAsia="Aptos" w:hAnsi="Aptos" w:cs="Arial"/>
        </w:rPr>
        <w:t>igital library assets used in courses are consistently accessible or supported by proactive accessibility processes</w:t>
      </w:r>
      <w:r w:rsidR="085431D0" w:rsidRPr="35FB01D3">
        <w:rPr>
          <w:rFonts w:ascii="Aptos" w:eastAsia="Aptos" w:hAnsi="Aptos" w:cs="Arial"/>
          <w:strike/>
        </w:rPr>
        <w:t>, reducing the need for reactive remediation</w:t>
      </w:r>
      <w:r w:rsidR="085431D0" w:rsidRPr="35FB01D3">
        <w:rPr>
          <w:rFonts w:ascii="Aptos" w:eastAsia="Aptos" w:hAnsi="Aptos" w:cs="Arial"/>
        </w:rPr>
        <w:t>.</w:t>
      </w:r>
    </w:p>
    <w:p w14:paraId="64E36A93" w14:textId="37CB8A86" w:rsidR="41BC29C8" w:rsidRDefault="41BC29C8" w:rsidP="41BC29C8"/>
    <w:p w14:paraId="3FA1872D" w14:textId="77777777" w:rsidR="00B559FC" w:rsidRDefault="00B559FC">
      <w:r>
        <w:br w:type="page"/>
      </w:r>
    </w:p>
    <w:p w14:paraId="7D2AF1CA" w14:textId="55820CA1" w:rsidR="00B559FC" w:rsidRDefault="00B559FC" w:rsidP="002F6E95">
      <w:pPr>
        <w:pStyle w:val="Heading4"/>
      </w:pPr>
      <w:r>
        <w:lastRenderedPageBreak/>
        <w:t>Success Indicator</w:t>
      </w:r>
      <w:r>
        <w:rPr>
          <w:rFonts w:asciiTheme="minorHAnsi" w:eastAsiaTheme="minorHAnsi" w:hAnsiTheme="minorHAnsi" w:cstheme="minorBidi"/>
          <w:b w:val="0"/>
          <w:bCs w:val="0"/>
          <w:iCs w:val="0"/>
          <w:szCs w:val="24"/>
        </w:rPr>
        <w:t xml:space="preserve"> </w:t>
      </w:r>
      <w:r w:rsidRPr="00B559FC">
        <w:t>NEW 7.12 Develop a process with faculty development centers for training and resources that support faculty and instructional staff in designing accessible instructional materials and content.</w:t>
      </w:r>
    </w:p>
    <w:p w14:paraId="738AD548" w14:textId="77777777" w:rsidR="00B559FC" w:rsidRDefault="00B559FC" w:rsidP="002F6E95">
      <w:pPr>
        <w:pStyle w:val="Heading5"/>
      </w:pPr>
      <w:r>
        <w:t>Purpose</w:t>
      </w:r>
    </w:p>
    <w:p w14:paraId="30251196" w14:textId="77777777" w:rsidR="00B559FC" w:rsidRDefault="00B559FC" w:rsidP="002F6E95">
      <w:pPr>
        <w:pStyle w:val="Heading5"/>
      </w:pPr>
      <w:r>
        <w:t>Examples of Evidence</w:t>
      </w:r>
    </w:p>
    <w:p w14:paraId="192066A9" w14:textId="77777777" w:rsidR="00B559FC" w:rsidRDefault="00B559FC" w:rsidP="002F6E95">
      <w:pPr>
        <w:pStyle w:val="Heading5"/>
      </w:pPr>
      <w:r>
        <w:t>Example of Established Level</w:t>
      </w:r>
    </w:p>
    <w:p w14:paraId="4116E973" w14:textId="77777777" w:rsidR="00B559FC" w:rsidRDefault="00B559FC">
      <w:pPr>
        <w:sectPr w:rsidR="00B559FC" w:rsidSect="00EE5784">
          <w:headerReference w:type="default" r:id="rId19"/>
          <w:footerReference w:type="default" r:id="rId20"/>
          <w:pgSz w:w="12240" w:h="15840"/>
          <w:pgMar w:top="720" w:right="720" w:bottom="720" w:left="720" w:header="720" w:footer="720" w:gutter="0"/>
          <w:cols w:space="720"/>
          <w:docGrid w:linePitch="360"/>
        </w:sectPr>
      </w:pPr>
      <w:r>
        <w:br w:type="page"/>
      </w:r>
    </w:p>
    <w:p w14:paraId="60300E4A" w14:textId="08145C1B" w:rsidR="00447942" w:rsidRDefault="68D6CE30" w:rsidP="00447942">
      <w:pPr>
        <w:pStyle w:val="Heading2"/>
      </w:pPr>
      <w:bookmarkStart w:id="24" w:name="_Procurement_Success_Indicators"/>
      <w:bookmarkStart w:id="25" w:name="_Communication_&amp;_Training"/>
      <w:bookmarkStart w:id="26" w:name="_Toc225336590"/>
      <w:bookmarkEnd w:id="24"/>
      <w:bookmarkEnd w:id="25"/>
      <w:r>
        <w:lastRenderedPageBreak/>
        <w:t>Procurement Success Indicators</w:t>
      </w:r>
      <w:bookmarkEnd w:id="26"/>
    </w:p>
    <w:p w14:paraId="2EA10D64" w14:textId="77777777" w:rsidR="00447942" w:rsidRDefault="00447942" w:rsidP="00447942">
      <w:pPr>
        <w:pStyle w:val="Heading3"/>
      </w:pPr>
      <w:bookmarkStart w:id="27" w:name="_Toc225336591"/>
      <w:r>
        <w:t>Procurement Goal 1: Procurement Processes</w:t>
      </w:r>
      <w:bookmarkEnd w:id="27"/>
    </w:p>
    <w:p w14:paraId="738B8D5E" w14:textId="73C6BBF5" w:rsidR="00447942" w:rsidRDefault="00447942" w:rsidP="00447942">
      <w:pPr>
        <w:pStyle w:val="Heading4"/>
      </w:pPr>
      <w:r>
        <w:t>Success Indicator 1.3</w:t>
      </w:r>
      <w:r w:rsidR="00AC66AC">
        <w:t>:</w:t>
      </w:r>
      <w:r>
        <w:t xml:space="preserve"> </w:t>
      </w:r>
      <w:r w:rsidRPr="0069584A">
        <w:t xml:space="preserve">Develop and implement a process to assess </w:t>
      </w:r>
      <w:r>
        <w:t>risk based on the</w:t>
      </w:r>
      <w:r w:rsidRPr="0069584A">
        <w:t xml:space="preserve"> impact </w:t>
      </w:r>
      <w:r>
        <w:t>and likelihood that</w:t>
      </w:r>
      <w:r w:rsidRPr="0069584A">
        <w:t xml:space="preserve"> new ICT procurements and renewals </w:t>
      </w:r>
      <w:r>
        <w:t>could present a barrier.</w:t>
      </w:r>
    </w:p>
    <w:p w14:paraId="4BBB3965" w14:textId="77777777" w:rsidR="00447942" w:rsidRDefault="00447942" w:rsidP="00447942">
      <w:pPr>
        <w:pStyle w:val="Heading5"/>
      </w:pPr>
      <w:r>
        <w:t xml:space="preserve">Purpose: </w:t>
      </w:r>
    </w:p>
    <w:p w14:paraId="6895C742" w14:textId="77777777" w:rsidR="00447942" w:rsidRDefault="68D6CE30" w:rsidP="35FB01D3">
      <w:r>
        <w:t>The purpose of this success indicator is to ensure the campus proactively identifies, evaluates, and prioritizes accessibility risks associated with new or renewed ICT procurements. A formal risk assessment process helps determine which purchases require more in-depth Section 508 review, supports resource prioritization by focusing attention on high-impact, high-risk procurements, reduces institutional exposure to accessibility-related complaints, litigation, or loss of funding, and embeds accessibility risk management into standard purchasing workflows and governance structures.</w:t>
      </w:r>
    </w:p>
    <w:p w14:paraId="550A1A93" w14:textId="77777777" w:rsidR="00447942" w:rsidRPr="009B1D0D" w:rsidRDefault="00447942" w:rsidP="00447942"/>
    <w:p w14:paraId="7FAA4CF2" w14:textId="77777777" w:rsidR="00447942" w:rsidRDefault="00447942" w:rsidP="00447942">
      <w:pPr>
        <w:pStyle w:val="Heading5"/>
      </w:pPr>
      <w:r>
        <w:t>Examples of Evidence</w:t>
      </w:r>
    </w:p>
    <w:p w14:paraId="4356CE0F" w14:textId="77777777" w:rsidR="00447942" w:rsidRDefault="00447942">
      <w:pPr>
        <w:pStyle w:val="ListParagraph"/>
        <w:numPr>
          <w:ilvl w:val="0"/>
          <w:numId w:val="48"/>
        </w:numPr>
      </w:pPr>
      <w:r>
        <w:t>Written procedures or flowcharts describing how risk assessment occurs within the procurement process.</w:t>
      </w:r>
    </w:p>
    <w:p w14:paraId="742BEFBC" w14:textId="77777777" w:rsidR="00447942" w:rsidRDefault="00447942">
      <w:pPr>
        <w:pStyle w:val="ListParagraph"/>
        <w:numPr>
          <w:ilvl w:val="0"/>
          <w:numId w:val="48"/>
        </w:numPr>
      </w:pPr>
      <w:r>
        <w:t>A risk assessment tool or checklist that evaluates both impact (e.g., number of users affected, visibility, function) and likelihood (e.g., vendor accessibility maturity, product type, known issues).</w:t>
      </w:r>
    </w:p>
    <w:p w14:paraId="5498FAC7" w14:textId="0F2FF3BE" w:rsidR="00447942" w:rsidRDefault="00EC3654">
      <w:pPr>
        <w:pStyle w:val="ListParagraph"/>
        <w:numPr>
          <w:ilvl w:val="0"/>
          <w:numId w:val="48"/>
        </w:numPr>
      </w:pPr>
      <w:r>
        <w:t>D</w:t>
      </w:r>
      <w:r w:rsidR="00447942">
        <w:t>ocumentation showing completed risk assessments for ICT purchases.</w:t>
      </w:r>
    </w:p>
    <w:p w14:paraId="0BD98B53" w14:textId="77777777" w:rsidR="00447942" w:rsidRDefault="00447942">
      <w:pPr>
        <w:pStyle w:val="ListParagraph"/>
        <w:numPr>
          <w:ilvl w:val="0"/>
          <w:numId w:val="48"/>
        </w:numPr>
      </w:pPr>
      <w:r>
        <w:t>Training materials for buyers, requesters, and accessibility liaisons explaining how to apply the risk model.</w:t>
      </w:r>
    </w:p>
    <w:p w14:paraId="33C29943" w14:textId="77777777" w:rsidR="00447942" w:rsidRDefault="00447942">
      <w:pPr>
        <w:pStyle w:val="ListParagraph"/>
        <w:numPr>
          <w:ilvl w:val="0"/>
          <w:numId w:val="48"/>
        </w:numPr>
      </w:pPr>
      <w:r>
        <w:t>Records showing collaboration between Procurement, IT Accessibility, and Legal/Compliance during high-risk evaluations.</w:t>
      </w:r>
    </w:p>
    <w:p w14:paraId="4B7E7C53" w14:textId="77777777" w:rsidR="00447942" w:rsidRPr="009B1D0D" w:rsidRDefault="00447942">
      <w:pPr>
        <w:pStyle w:val="ListParagraph"/>
        <w:numPr>
          <w:ilvl w:val="0"/>
          <w:numId w:val="48"/>
        </w:numPr>
      </w:pPr>
      <w:r>
        <w:t>Prioritization logs identifying which purchases triggered accessibility review or required mitigation (e.g., TAAPs).</w:t>
      </w:r>
    </w:p>
    <w:p w14:paraId="4E7465F3" w14:textId="77777777" w:rsidR="00447942" w:rsidRDefault="00447942" w:rsidP="3C832FB2"/>
    <w:p w14:paraId="12C97FE3" w14:textId="5D404373" w:rsidR="1E447577" w:rsidRDefault="1E8B5175" w:rsidP="43890CE7">
      <w:pPr>
        <w:pStyle w:val="Heading6"/>
        <w:rPr>
          <w:color w:val="auto"/>
        </w:rPr>
      </w:pPr>
      <w:r w:rsidRPr="4DD7D066">
        <w:rPr>
          <w:color w:val="auto"/>
        </w:rPr>
        <w:t xml:space="preserve">Sample </w:t>
      </w:r>
      <w:r w:rsidR="2B647497" w:rsidRPr="4DD7D066">
        <w:rPr>
          <w:color w:val="auto"/>
        </w:rPr>
        <w:t xml:space="preserve">3-by-3 </w:t>
      </w:r>
      <w:r w:rsidRPr="4DD7D066">
        <w:rPr>
          <w:color w:val="auto"/>
        </w:rPr>
        <w:t>Risk Matrix</w:t>
      </w:r>
    </w:p>
    <w:tbl>
      <w:tblPr>
        <w:tblStyle w:val="TableGrid"/>
        <w:tblW w:w="0" w:type="auto"/>
        <w:tblLook w:val="06A0" w:firstRow="1" w:lastRow="0" w:firstColumn="1" w:lastColumn="0" w:noHBand="1" w:noVBand="1"/>
      </w:tblPr>
      <w:tblGrid>
        <w:gridCol w:w="3990"/>
        <w:gridCol w:w="2460"/>
        <w:gridCol w:w="2010"/>
        <w:gridCol w:w="2100"/>
      </w:tblGrid>
      <w:tr w:rsidR="00504F07" w14:paraId="6FEB1E47" w14:textId="77777777" w:rsidTr="7D3D75E8">
        <w:trPr>
          <w:trHeight w:val="300"/>
          <w:tblHeader/>
        </w:trPr>
        <w:tc>
          <w:tcPr>
            <w:tcW w:w="3990" w:type="dxa"/>
            <w:tcBorders>
              <w:top w:val="single" w:sz="8" w:space="0" w:color="auto"/>
              <w:left w:val="single" w:sz="8" w:space="0" w:color="auto"/>
              <w:bottom w:val="single" w:sz="8" w:space="0" w:color="auto"/>
              <w:right w:val="single" w:sz="8" w:space="0" w:color="auto"/>
            </w:tcBorders>
            <w:tcMar>
              <w:left w:w="108" w:type="dxa"/>
              <w:right w:w="108" w:type="dxa"/>
            </w:tcMar>
          </w:tcPr>
          <w:p w14:paraId="732EADA0" w14:textId="31D85E35" w:rsidR="32C87B61" w:rsidRDefault="32C87B61" w:rsidP="32C87B61">
            <w:pPr>
              <w:spacing w:before="120" w:after="120" w:line="276" w:lineRule="auto"/>
              <w:jc w:val="right"/>
            </w:pPr>
            <w:r w:rsidRPr="32C87B61">
              <w:rPr>
                <w:rFonts w:ascii="Calibri" w:eastAsia="Calibri" w:hAnsi="Calibri" w:cs="Calibri"/>
                <w:b/>
                <w:bCs/>
              </w:rPr>
              <w:t>Impact</w:t>
            </w:r>
            <w:r w:rsidRPr="32C87B61">
              <w:rPr>
                <w:rFonts w:ascii="Calibri" w:eastAsia="Calibri" w:hAnsi="Calibri" w:cs="Calibri"/>
              </w:rPr>
              <w:t>:</w:t>
            </w:r>
          </w:p>
          <w:p w14:paraId="033099EA" w14:textId="6FA69247" w:rsidR="32C87B61" w:rsidRDefault="32C87B61" w:rsidP="32C87B61">
            <w:pPr>
              <w:spacing w:before="120" w:after="120" w:line="276" w:lineRule="auto"/>
            </w:pPr>
            <w:r w:rsidRPr="32C87B61">
              <w:rPr>
                <w:rFonts w:ascii="Calibri" w:eastAsia="Calibri" w:hAnsi="Calibri" w:cs="Calibri"/>
              </w:rPr>
              <w:t xml:space="preserve"> </w:t>
            </w:r>
          </w:p>
          <w:p w14:paraId="217A21B3" w14:textId="7467F9BA" w:rsidR="32C87B61" w:rsidRDefault="32C87B61" w:rsidP="32C87B61">
            <w:pPr>
              <w:spacing w:before="120" w:after="120" w:line="276" w:lineRule="auto"/>
            </w:pPr>
            <w:r w:rsidRPr="32C87B61">
              <w:rPr>
                <w:rFonts w:ascii="Calibri" w:eastAsia="Calibri" w:hAnsi="Calibri" w:cs="Calibri"/>
                <w:b/>
                <w:bCs/>
              </w:rPr>
              <w:t>Benefit</w:t>
            </w:r>
            <w:r w:rsidRPr="32C87B61">
              <w:rPr>
                <w:rFonts w:ascii="Calibri" w:eastAsia="Calibri" w:hAnsi="Calibri" w:cs="Calibri"/>
              </w:rPr>
              <w:t>:</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0A16086" w14:textId="6A38A6BB" w:rsidR="32C87B61" w:rsidRDefault="32C87B61" w:rsidP="32C87B61">
            <w:pPr>
              <w:spacing w:before="120" w:after="120" w:line="276" w:lineRule="auto"/>
            </w:pPr>
            <w:r w:rsidRPr="32C87B61">
              <w:rPr>
                <w:rFonts w:ascii="Calibri" w:eastAsia="Calibri" w:hAnsi="Calibri" w:cs="Calibri"/>
                <w:b/>
                <w:bCs/>
              </w:rPr>
              <w:t>Low</w:t>
            </w:r>
            <w:r w:rsidRPr="32C87B61">
              <w:rPr>
                <w:rFonts w:ascii="Calibri" w:eastAsia="Calibri" w:hAnsi="Calibri" w:cs="Calibri"/>
              </w:rPr>
              <w:t xml:space="preserve"> (faculty, staff, or student employees only up to 100 total employees)</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4C304E66" w14:textId="2C04D9AD" w:rsidR="32C87B61" w:rsidRDefault="32C87B61" w:rsidP="32C87B61">
            <w:pPr>
              <w:spacing w:before="120" w:after="120" w:line="276" w:lineRule="auto"/>
            </w:pPr>
            <w:r w:rsidRPr="32C87B61">
              <w:rPr>
                <w:rFonts w:ascii="Calibri" w:eastAsia="Calibri" w:hAnsi="Calibri" w:cs="Calibri"/>
                <w:b/>
                <w:bCs/>
              </w:rPr>
              <w:t>Medium</w:t>
            </w:r>
            <w:r w:rsidRPr="32C87B61">
              <w:rPr>
                <w:rFonts w:ascii="Calibri" w:eastAsia="Calibri" w:hAnsi="Calibri" w:cs="Calibri"/>
              </w:rPr>
              <w:t xml:space="preserve"> (one or more students or greater than 100 employees)</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0CACAFCB" w14:textId="0E9DFDE7" w:rsidR="32C87B61" w:rsidRDefault="32C87B61" w:rsidP="32C87B61">
            <w:pPr>
              <w:spacing w:before="120" w:after="120" w:line="276" w:lineRule="auto"/>
            </w:pPr>
            <w:r w:rsidRPr="32C87B61">
              <w:rPr>
                <w:rFonts w:ascii="Calibri" w:eastAsia="Calibri" w:hAnsi="Calibri" w:cs="Calibri"/>
                <w:b/>
                <w:bCs/>
              </w:rPr>
              <w:t>High</w:t>
            </w:r>
            <w:r w:rsidRPr="32C87B61">
              <w:rPr>
                <w:rFonts w:ascii="Calibri" w:eastAsia="Calibri" w:hAnsi="Calibri" w:cs="Calibri"/>
              </w:rPr>
              <w:t xml:space="preserve"> (public, all campus, all/most students)</w:t>
            </w:r>
          </w:p>
        </w:tc>
      </w:tr>
      <w:tr w:rsidR="00504F07" w14:paraId="03CB9E60" w14:textId="77777777" w:rsidTr="32C87B61">
        <w:trPr>
          <w:trHeight w:val="300"/>
        </w:trPr>
        <w:tc>
          <w:tcPr>
            <w:tcW w:w="3990" w:type="dxa"/>
            <w:tcBorders>
              <w:top w:val="single" w:sz="8" w:space="0" w:color="auto"/>
              <w:left w:val="single" w:sz="8" w:space="0" w:color="auto"/>
              <w:bottom w:val="single" w:sz="8" w:space="0" w:color="auto"/>
              <w:right w:val="single" w:sz="8" w:space="0" w:color="auto"/>
            </w:tcBorders>
            <w:tcMar>
              <w:left w:w="108" w:type="dxa"/>
              <w:right w:w="108" w:type="dxa"/>
            </w:tcMar>
          </w:tcPr>
          <w:p w14:paraId="31FEADD4" w14:textId="33E43279" w:rsidR="32C87B61" w:rsidRDefault="32C87B61" w:rsidP="32C87B61">
            <w:pPr>
              <w:spacing w:before="120" w:after="120" w:line="276" w:lineRule="auto"/>
            </w:pPr>
            <w:r w:rsidRPr="32C87B61">
              <w:rPr>
                <w:rFonts w:ascii="Calibri" w:eastAsia="Calibri" w:hAnsi="Calibri" w:cs="Calibri"/>
                <w:b/>
                <w:bCs/>
              </w:rPr>
              <w:t>Low</w:t>
            </w:r>
            <w:r w:rsidRPr="32C87B61">
              <w:rPr>
                <w:rFonts w:ascii="Calibri" w:eastAsia="Calibri" w:hAnsi="Calibri" w:cs="Calibri"/>
              </w:rPr>
              <w:t xml:space="preserve"> (not mandatory, alternative / workaround</w:t>
            </w:r>
            <w:hyperlink r:id="rId21" w:anchor="_ftn1">
              <w:r w:rsidRPr="32C87B61">
                <w:rPr>
                  <w:rStyle w:val="Hyperlink"/>
                  <w:rFonts w:ascii="Calibri" w:eastAsia="Calibri" w:hAnsi="Calibri" w:cs="Calibri"/>
                  <w:vertAlign w:val="superscript"/>
                </w:rPr>
                <w:t>[1]</w:t>
              </w:r>
            </w:hyperlink>
            <w:r w:rsidRPr="32C87B61">
              <w:rPr>
                <w:rFonts w:ascii="Calibri" w:eastAsia="Calibri" w:hAnsi="Calibri" w:cs="Calibri"/>
              </w:rPr>
              <w:t xml:space="preserve"> available)</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CB4AEBC" w14:textId="2BF18F2A" w:rsidR="32C87B61" w:rsidRDefault="32C87B61" w:rsidP="32C87B61">
            <w:pPr>
              <w:spacing w:before="120" w:after="120" w:line="276" w:lineRule="auto"/>
            </w:pPr>
            <w:r w:rsidRPr="32C87B61">
              <w:rPr>
                <w:rFonts w:ascii="Calibri" w:eastAsia="Calibri" w:hAnsi="Calibri" w:cs="Calibri"/>
              </w:rPr>
              <w:t xml:space="preserve">Minimal </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1D8E885C" w14:textId="2865832B" w:rsidR="32C87B61" w:rsidRDefault="32C87B61" w:rsidP="32C87B61">
            <w:pPr>
              <w:spacing w:before="120" w:after="120" w:line="276" w:lineRule="auto"/>
            </w:pPr>
            <w:r w:rsidRPr="32C87B61">
              <w:rPr>
                <w:rFonts w:ascii="Calibri" w:eastAsia="Calibri" w:hAnsi="Calibri" w:cs="Calibri"/>
              </w:rPr>
              <w:t xml:space="preserve">Low </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0F1F48FB" w14:textId="403ADE2B" w:rsidR="32C87B61" w:rsidRDefault="32C87B61" w:rsidP="32C87B61">
            <w:pPr>
              <w:spacing w:before="120" w:after="120" w:line="276" w:lineRule="auto"/>
            </w:pPr>
            <w:r w:rsidRPr="32C87B61">
              <w:rPr>
                <w:rFonts w:ascii="Calibri" w:eastAsia="Calibri" w:hAnsi="Calibri" w:cs="Calibri"/>
              </w:rPr>
              <w:t xml:space="preserve">Medium </w:t>
            </w:r>
          </w:p>
        </w:tc>
      </w:tr>
      <w:tr w:rsidR="00504F07" w14:paraId="09D0DE04" w14:textId="77777777" w:rsidTr="32C87B61">
        <w:trPr>
          <w:trHeight w:val="300"/>
        </w:trPr>
        <w:tc>
          <w:tcPr>
            <w:tcW w:w="3990" w:type="dxa"/>
            <w:tcBorders>
              <w:top w:val="single" w:sz="8" w:space="0" w:color="auto"/>
              <w:left w:val="single" w:sz="8" w:space="0" w:color="auto"/>
              <w:bottom w:val="single" w:sz="8" w:space="0" w:color="auto"/>
              <w:right w:val="single" w:sz="8" w:space="0" w:color="auto"/>
            </w:tcBorders>
            <w:tcMar>
              <w:left w:w="108" w:type="dxa"/>
              <w:right w:w="108" w:type="dxa"/>
            </w:tcMar>
          </w:tcPr>
          <w:p w14:paraId="2C32D6E7" w14:textId="0C8AFB32" w:rsidR="32C87B61" w:rsidRDefault="32C87B61" w:rsidP="32C87B61">
            <w:pPr>
              <w:spacing w:before="120" w:after="120" w:line="276" w:lineRule="auto"/>
            </w:pPr>
            <w:r w:rsidRPr="32C87B61">
              <w:rPr>
                <w:rFonts w:ascii="Calibri" w:eastAsia="Calibri" w:hAnsi="Calibri" w:cs="Calibri"/>
                <w:b/>
                <w:bCs/>
              </w:rPr>
              <w:t>Medium</w:t>
            </w:r>
            <w:r w:rsidRPr="32C87B61">
              <w:rPr>
                <w:rFonts w:ascii="Calibri" w:eastAsia="Calibri" w:hAnsi="Calibri" w:cs="Calibri"/>
              </w:rPr>
              <w:t xml:space="preserve"> (not mandatory but no alternative / workaround, or </w:t>
            </w:r>
            <w:r w:rsidRPr="32C87B61">
              <w:rPr>
                <w:rFonts w:ascii="Calibri" w:eastAsia="Calibri" w:hAnsi="Calibri" w:cs="Calibri"/>
              </w:rPr>
              <w:lastRenderedPageBreak/>
              <w:t>mandatory with alternative / workaround available)</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1473DF4" w14:textId="1910E7C9" w:rsidR="32C87B61" w:rsidRDefault="32C87B61" w:rsidP="32C87B61">
            <w:pPr>
              <w:spacing w:before="120" w:after="120" w:line="276" w:lineRule="auto"/>
            </w:pPr>
            <w:r w:rsidRPr="32C87B61">
              <w:rPr>
                <w:rFonts w:ascii="Calibri" w:eastAsia="Calibri" w:hAnsi="Calibri" w:cs="Calibri"/>
              </w:rPr>
              <w:lastRenderedPageBreak/>
              <w:t xml:space="preserve">Low </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7D22EC21" w14:textId="362E5783" w:rsidR="32C87B61" w:rsidRDefault="32C87B61" w:rsidP="32C87B61">
            <w:pPr>
              <w:spacing w:before="120" w:after="120" w:line="276" w:lineRule="auto"/>
            </w:pPr>
            <w:r w:rsidRPr="32C87B61">
              <w:rPr>
                <w:rFonts w:ascii="Calibri" w:eastAsia="Calibri" w:hAnsi="Calibri" w:cs="Calibri"/>
              </w:rPr>
              <w:t xml:space="preserve">Medium </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18C1053F" w14:textId="578BB67B" w:rsidR="32C87B61" w:rsidRDefault="32C87B61" w:rsidP="32C87B61">
            <w:pPr>
              <w:spacing w:before="120" w:after="120" w:line="276" w:lineRule="auto"/>
            </w:pPr>
            <w:r w:rsidRPr="32C87B61">
              <w:rPr>
                <w:rFonts w:ascii="Calibri" w:eastAsia="Calibri" w:hAnsi="Calibri" w:cs="Calibri"/>
              </w:rPr>
              <w:t xml:space="preserve">High </w:t>
            </w:r>
          </w:p>
        </w:tc>
      </w:tr>
      <w:tr w:rsidR="00504F07" w14:paraId="21A414A9" w14:textId="77777777" w:rsidTr="32C87B61">
        <w:trPr>
          <w:trHeight w:val="300"/>
        </w:trPr>
        <w:tc>
          <w:tcPr>
            <w:tcW w:w="3990" w:type="dxa"/>
            <w:tcBorders>
              <w:top w:val="single" w:sz="8" w:space="0" w:color="auto"/>
              <w:left w:val="single" w:sz="8" w:space="0" w:color="auto"/>
              <w:bottom w:val="single" w:sz="8" w:space="0" w:color="auto"/>
              <w:right w:val="single" w:sz="8" w:space="0" w:color="auto"/>
            </w:tcBorders>
            <w:tcMar>
              <w:left w:w="108" w:type="dxa"/>
              <w:right w:w="108" w:type="dxa"/>
            </w:tcMar>
          </w:tcPr>
          <w:p w14:paraId="4CFBF44B" w14:textId="59459181" w:rsidR="32C87B61" w:rsidRDefault="32C87B61" w:rsidP="32C87B61">
            <w:pPr>
              <w:spacing w:before="120" w:after="120" w:line="276" w:lineRule="auto"/>
            </w:pPr>
            <w:r w:rsidRPr="32C87B61">
              <w:rPr>
                <w:rFonts w:ascii="Calibri" w:eastAsia="Calibri" w:hAnsi="Calibri" w:cs="Calibri"/>
                <w:b/>
                <w:bCs/>
              </w:rPr>
              <w:t>High</w:t>
            </w:r>
            <w:r w:rsidRPr="32C87B61">
              <w:rPr>
                <w:rFonts w:ascii="Calibri" w:eastAsia="Calibri" w:hAnsi="Calibri" w:cs="Calibri"/>
              </w:rPr>
              <w:t xml:space="preserve"> (mandatory, no alternative / workaround)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F8F4D41" w14:textId="50B4D279" w:rsidR="32C87B61" w:rsidRDefault="32C87B61" w:rsidP="32C87B61">
            <w:pPr>
              <w:spacing w:before="120" w:after="120" w:line="276" w:lineRule="auto"/>
            </w:pPr>
            <w:r w:rsidRPr="32C87B61">
              <w:rPr>
                <w:rFonts w:ascii="Calibri" w:eastAsia="Calibri" w:hAnsi="Calibri" w:cs="Calibri"/>
              </w:rPr>
              <w:t xml:space="preserve">Medium </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100F7980" w14:textId="30A6CA4E" w:rsidR="32C87B61" w:rsidRDefault="32C87B61" w:rsidP="32C87B61">
            <w:pPr>
              <w:spacing w:before="120" w:after="120" w:line="276" w:lineRule="auto"/>
            </w:pPr>
            <w:r w:rsidRPr="32C87B61">
              <w:rPr>
                <w:rFonts w:ascii="Calibri" w:eastAsia="Calibri" w:hAnsi="Calibri" w:cs="Calibri"/>
              </w:rPr>
              <w:t xml:space="preserve">High </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6FB995F7" w14:textId="4C7741D0" w:rsidR="32C87B61" w:rsidRDefault="32C87B61" w:rsidP="32C87B61">
            <w:pPr>
              <w:spacing w:before="120" w:after="120" w:line="276" w:lineRule="auto"/>
            </w:pPr>
            <w:r w:rsidRPr="32C87B61">
              <w:rPr>
                <w:rFonts w:ascii="Calibri" w:eastAsia="Calibri" w:hAnsi="Calibri" w:cs="Calibri"/>
              </w:rPr>
              <w:t xml:space="preserve">Critical </w:t>
            </w:r>
          </w:p>
        </w:tc>
      </w:tr>
    </w:tbl>
    <w:p w14:paraId="14B2BB7E" w14:textId="132C3BA8" w:rsidR="66E197C0" w:rsidRDefault="1EDE9CD9" w:rsidP="32C87B61">
      <w:pPr>
        <w:spacing w:before="200" w:after="200" w:line="276" w:lineRule="auto"/>
        <w:rPr>
          <w:rFonts w:ascii="Calibri" w:eastAsia="Calibri" w:hAnsi="Calibri" w:cs="Calibri"/>
          <w:sz w:val="20"/>
          <w:szCs w:val="20"/>
        </w:rPr>
      </w:pPr>
      <w:hyperlink r:id="rId22" w:anchor="_ftnref1">
        <w:r w:rsidRPr="32C87B61">
          <w:rPr>
            <w:rStyle w:val="Hyperlink"/>
            <w:rFonts w:ascii="Calibri" w:eastAsia="Calibri" w:hAnsi="Calibri" w:cs="Calibri"/>
            <w:vertAlign w:val="superscript"/>
          </w:rPr>
          <w:t>[1]</w:t>
        </w:r>
      </w:hyperlink>
      <w:r w:rsidRPr="32C87B61">
        <w:rPr>
          <w:rFonts w:ascii="Calibri" w:eastAsia="Calibri" w:hAnsi="Calibri" w:cs="Calibri"/>
        </w:rPr>
        <w:t xml:space="preserve"> </w:t>
      </w:r>
      <w:r w:rsidRPr="6B0ADAEE">
        <w:rPr>
          <w:rFonts w:ascii="Calibri" w:eastAsia="Calibri" w:hAnsi="Calibri" w:cs="Calibri"/>
          <w:sz w:val="20"/>
          <w:szCs w:val="20"/>
        </w:rPr>
        <w:t xml:space="preserve">Alternative and/or workaround: </w:t>
      </w:r>
    </w:p>
    <w:p w14:paraId="1CEEB0D6" w14:textId="5BB4C661" w:rsidR="66E197C0" w:rsidRDefault="1EDE9CD9">
      <w:pPr>
        <w:pStyle w:val="ListParagraph"/>
        <w:numPr>
          <w:ilvl w:val="0"/>
          <w:numId w:val="67"/>
        </w:numPr>
        <w:spacing w:line="276" w:lineRule="auto"/>
        <w:rPr>
          <w:rFonts w:ascii="Calibri" w:eastAsia="Calibri" w:hAnsi="Calibri" w:cs="Calibri"/>
          <w:sz w:val="20"/>
          <w:szCs w:val="20"/>
        </w:rPr>
      </w:pPr>
      <w:r w:rsidRPr="6B0ADAEE">
        <w:rPr>
          <w:rFonts w:ascii="Calibri" w:eastAsia="Calibri" w:hAnsi="Calibri" w:cs="Calibri"/>
          <w:sz w:val="20"/>
          <w:szCs w:val="20"/>
        </w:rPr>
        <w:t>If a workaround is available within the same product (e.g., using a different form field or using a different module/menu offered by the same product).</w:t>
      </w:r>
    </w:p>
    <w:p w14:paraId="75C6826F" w14:textId="40E6CA95" w:rsidR="66E197C0" w:rsidRDefault="1EDE9CD9">
      <w:pPr>
        <w:pStyle w:val="ListParagraph"/>
        <w:numPr>
          <w:ilvl w:val="0"/>
          <w:numId w:val="67"/>
        </w:numPr>
        <w:spacing w:line="276" w:lineRule="auto"/>
        <w:rPr>
          <w:rFonts w:ascii="Calibri" w:eastAsia="Calibri" w:hAnsi="Calibri" w:cs="Calibri"/>
          <w:sz w:val="20"/>
          <w:szCs w:val="20"/>
        </w:rPr>
      </w:pPr>
      <w:r w:rsidRPr="6B0ADAEE">
        <w:rPr>
          <w:rFonts w:ascii="Calibri" w:eastAsia="Calibri" w:hAnsi="Calibri" w:cs="Calibri"/>
          <w:sz w:val="20"/>
          <w:szCs w:val="20"/>
        </w:rPr>
        <w:t>If a completely alternative product is available that provides an equivalent functionality to meet the need.</w:t>
      </w:r>
    </w:p>
    <w:p w14:paraId="70CAA98D" w14:textId="1A049048" w:rsidR="66E197C0" w:rsidRDefault="66E197C0" w:rsidP="66E197C0"/>
    <w:p w14:paraId="31F5E105" w14:textId="63162BFB" w:rsidR="1B1DE610" w:rsidRDefault="66E53B4A" w:rsidP="651D18F9">
      <w:pPr>
        <w:pStyle w:val="Heading6"/>
        <w:rPr>
          <w:color w:val="auto"/>
          <w:highlight w:val="yellow"/>
        </w:rPr>
      </w:pPr>
      <w:r w:rsidRPr="651D18F9">
        <w:rPr>
          <w:color w:val="auto"/>
          <w:highlight w:val="yellow"/>
        </w:rPr>
        <w:t>Sample 5-by-5 Risk Matrix – Jeanne to-do</w:t>
      </w:r>
      <w:r w:rsidR="002C355C" w:rsidRPr="651D18F9">
        <w:rPr>
          <w:color w:val="auto"/>
          <w:highlight w:val="yellow"/>
        </w:rPr>
        <w:t>, Mark example</w:t>
      </w:r>
    </w:p>
    <w:p w14:paraId="4ADEFCCA" w14:textId="2F2C9394" w:rsidR="1B1DE610" w:rsidRDefault="1B1DE610" w:rsidP="1B1DE610"/>
    <w:p w14:paraId="31C0B204" w14:textId="4AEABF41" w:rsidR="00447942" w:rsidRPr="009B1D0D" w:rsidRDefault="00447942" w:rsidP="77C6FEF2">
      <w:pPr>
        <w:pStyle w:val="Heading5"/>
      </w:pPr>
      <w:r>
        <w:t xml:space="preserve">Example of </w:t>
      </w:r>
      <w:r w:rsidRPr="77C6FEF2">
        <w:t xml:space="preserve">Established </w:t>
      </w:r>
      <w:r>
        <w:t>Level</w:t>
      </w:r>
    </w:p>
    <w:p w14:paraId="487A14C0" w14:textId="2511BC67" w:rsidR="00447942" w:rsidRDefault="5639B666">
      <w:pPr>
        <w:pStyle w:val="ListParagraph"/>
        <w:numPr>
          <w:ilvl w:val="0"/>
          <w:numId w:val="49"/>
        </w:numPr>
        <w:spacing w:line="259" w:lineRule="auto"/>
        <w:rPr>
          <w:rStyle w:val="Strong"/>
        </w:rPr>
      </w:pPr>
      <w:r w:rsidRPr="35FB01D3">
        <w:rPr>
          <w:rStyle w:val="Strong"/>
        </w:rPr>
        <w:t>Position</w:t>
      </w:r>
      <w:r>
        <w:t xml:space="preserve">: </w:t>
      </w:r>
      <w:r w:rsidR="68D6CE30">
        <w:t>Responsibility for accessibility risk assessment is assigned to designated roles (e.g., ATI Procurement Lead, Buyer, or Accessibility Analyst) and reflected in job descriptions.</w:t>
      </w:r>
    </w:p>
    <w:p w14:paraId="0E7AE6AA" w14:textId="77777777" w:rsidR="00447942" w:rsidRDefault="68D6CE30">
      <w:pPr>
        <w:pStyle w:val="ListParagraph"/>
        <w:numPr>
          <w:ilvl w:val="0"/>
          <w:numId w:val="49"/>
        </w:numPr>
        <w:spacing w:line="259" w:lineRule="auto"/>
        <w:rPr>
          <w:rStyle w:val="Strong"/>
        </w:rPr>
      </w:pPr>
      <w:r w:rsidRPr="35FB01D3">
        <w:rPr>
          <w:rStyle w:val="Strong"/>
        </w:rPr>
        <w:t>Budget</w:t>
      </w:r>
      <w:r>
        <w:t>: Resources are allocated for staff training, accessibility consultation, and maintenance of tools or tracking systems.</w:t>
      </w:r>
    </w:p>
    <w:p w14:paraId="1BEFC43A" w14:textId="55883DC4" w:rsidR="00447942" w:rsidRDefault="68D6CE30">
      <w:pPr>
        <w:pStyle w:val="ListParagraph"/>
        <w:numPr>
          <w:ilvl w:val="0"/>
          <w:numId w:val="49"/>
        </w:numPr>
        <w:spacing w:line="259" w:lineRule="auto"/>
        <w:rPr>
          <w:rStyle w:val="Strong"/>
        </w:rPr>
      </w:pPr>
      <w:r w:rsidRPr="35FB01D3">
        <w:rPr>
          <w:rStyle w:val="Strong"/>
        </w:rPr>
        <w:t>Pro</w:t>
      </w:r>
      <w:r w:rsidR="23CC4DB8" w:rsidRPr="35FB01D3">
        <w:rPr>
          <w:rStyle w:val="Strong"/>
        </w:rPr>
        <w:t>cedures</w:t>
      </w:r>
      <w:r>
        <w:t>: A documented procedure defines how risk assessment is performed and at what point(s) in the procurement cycle it occurs. The process is communicated to all buyers and requesters.</w:t>
      </w:r>
    </w:p>
    <w:p w14:paraId="5847AEF3" w14:textId="77777777" w:rsidR="00447942" w:rsidRDefault="68D6CE30">
      <w:pPr>
        <w:pStyle w:val="ListParagraph"/>
        <w:numPr>
          <w:ilvl w:val="0"/>
          <w:numId w:val="49"/>
        </w:numPr>
        <w:spacing w:line="259" w:lineRule="auto"/>
        <w:rPr>
          <w:rStyle w:val="Strong"/>
        </w:rPr>
      </w:pPr>
      <w:r w:rsidRPr="35FB01D3">
        <w:rPr>
          <w:rStyle w:val="Strong"/>
        </w:rPr>
        <w:t>Output</w:t>
      </w:r>
      <w:r>
        <w:t>: Completed risk assessments are attached to purchase documentation and used to prioritize Section 508 evaluations and TAAP development.</w:t>
      </w:r>
    </w:p>
    <w:p w14:paraId="510F7DDD" w14:textId="64E457CC" w:rsidR="00447942" w:rsidRDefault="5CBF65B1">
      <w:pPr>
        <w:pStyle w:val="ListParagraph"/>
        <w:numPr>
          <w:ilvl w:val="0"/>
          <w:numId w:val="49"/>
        </w:numPr>
      </w:pPr>
      <w:r w:rsidRPr="06E2EEF1">
        <w:rPr>
          <w:rStyle w:val="Strong"/>
        </w:rPr>
        <w:t xml:space="preserve">Managed: </w:t>
      </w:r>
      <w:r w:rsidR="00447942">
        <w:t>Metrics: Track percentage of ICT purchases reviewed for accessibility risk and percentage of high-risk items escalated for formal review or mitigation.</w:t>
      </w:r>
    </w:p>
    <w:p w14:paraId="5A5C5C1A" w14:textId="1BF84C42" w:rsidR="00447942" w:rsidRDefault="4844D0AF">
      <w:pPr>
        <w:pStyle w:val="ListParagraph"/>
        <w:numPr>
          <w:ilvl w:val="0"/>
          <w:numId w:val="49"/>
        </w:numPr>
      </w:pPr>
      <w:r w:rsidRPr="06E2EEF1">
        <w:rPr>
          <w:rStyle w:val="Strong"/>
        </w:rPr>
        <w:t xml:space="preserve">Optimized: </w:t>
      </w:r>
      <w:r w:rsidR="00447942">
        <w:t>Administrative Review: Procurement and ATI leadership periodically review risk assessment data to identify trends, training needs, and process improvements.</w:t>
      </w:r>
    </w:p>
    <w:p w14:paraId="3683B853" w14:textId="6B77CB5F" w:rsidR="00447942" w:rsidRDefault="00447942" w:rsidP="00447942">
      <w:pPr>
        <w:pStyle w:val="Heading4"/>
      </w:pPr>
      <w:r>
        <w:t xml:space="preserve">Success Indicator </w:t>
      </w:r>
      <w:r w:rsidRPr="009055BC">
        <w:t>1.4</w:t>
      </w:r>
      <w:r w:rsidR="00AC66AC">
        <w:t>:</w:t>
      </w:r>
      <w:r w:rsidRPr="009055BC">
        <w:t xml:space="preserve"> Develop a </w:t>
      </w:r>
      <w:r w:rsidR="00D934C5">
        <w:t xml:space="preserve">contextual </w:t>
      </w:r>
      <w:r w:rsidRPr="009055BC">
        <w:t>process to determine the level/complexity of Section 508 evaluations that will be required for new procurements and/or renewals.</w:t>
      </w:r>
    </w:p>
    <w:p w14:paraId="764323A3" w14:textId="06500E67" w:rsidR="00447942" w:rsidRDefault="00447942" w:rsidP="00447942">
      <w:pPr>
        <w:pStyle w:val="Heading5"/>
      </w:pPr>
      <w:r>
        <w:t>Purpose</w:t>
      </w:r>
      <w:r w:rsidR="33CFFCE9">
        <w:t xml:space="preserve">: </w:t>
      </w:r>
    </w:p>
    <w:p w14:paraId="08BB1C1B" w14:textId="1FB0A181" w:rsidR="00447942" w:rsidRDefault="00447942" w:rsidP="00447942">
      <w:r>
        <w:t>The</w:t>
      </w:r>
      <w:r w:rsidRPr="009B1D0D">
        <w:t xml:space="preserve"> purpose of this success indicator is to ensure that</w:t>
      </w:r>
      <w:r w:rsidR="724B7103">
        <w:t>, based on complexity and potential impact</w:t>
      </w:r>
      <w:r w:rsidR="4D06B42E">
        <w:t xml:space="preserve"> </w:t>
      </w:r>
      <w:r w:rsidR="78B0E936">
        <w:t xml:space="preserve">determined </w:t>
      </w:r>
      <w:r w:rsidR="4D06B42E">
        <w:t>by Success Indicator 1.3</w:t>
      </w:r>
      <w:r w:rsidR="724B7103">
        <w:t>,</w:t>
      </w:r>
      <w:r w:rsidRPr="009B1D0D">
        <w:t xml:space="preserve"> each ICT procurement receives an appropriate level of accessibility evaluation</w:t>
      </w:r>
      <w:r>
        <w:t>.</w:t>
      </w:r>
      <w:r w:rsidRPr="009B1D0D">
        <w:t xml:space="preserve"> This process prevents over- or under-reviewing products, ensures consistent evaluation standards, and allows campuses to allocate accessibility resources efficiently.</w:t>
      </w:r>
    </w:p>
    <w:p w14:paraId="0D31DCE7" w14:textId="77777777" w:rsidR="00447942" w:rsidRPr="009B1D0D" w:rsidRDefault="00447942" w:rsidP="00447942"/>
    <w:p w14:paraId="4CF43A05" w14:textId="77777777" w:rsidR="00447942" w:rsidRDefault="00447942" w:rsidP="00447942">
      <w:pPr>
        <w:pStyle w:val="Heading5"/>
      </w:pPr>
      <w:r>
        <w:t>Examples of Evidence</w:t>
      </w:r>
    </w:p>
    <w:p w14:paraId="5062C32F" w14:textId="13DC6326" w:rsidR="00447942" w:rsidRDefault="00447942">
      <w:pPr>
        <w:pStyle w:val="ListParagraph"/>
        <w:numPr>
          <w:ilvl w:val="0"/>
          <w:numId w:val="50"/>
        </w:numPr>
      </w:pPr>
      <w:r>
        <w:t>Written procedures or flowcharts describing criteria for determining evaluation complexity</w:t>
      </w:r>
      <w:r w:rsidR="5F8085F2">
        <w:t xml:space="preserve"> and appropriate steps</w:t>
      </w:r>
      <w:r>
        <w:t>.</w:t>
      </w:r>
    </w:p>
    <w:p w14:paraId="305F6D09" w14:textId="31CDE1B0" w:rsidR="00447942" w:rsidRDefault="1A623D41">
      <w:pPr>
        <w:pStyle w:val="ListParagraph"/>
        <w:numPr>
          <w:ilvl w:val="0"/>
          <w:numId w:val="50"/>
        </w:numPr>
      </w:pPr>
      <w:r>
        <w:t xml:space="preserve">Written </w:t>
      </w:r>
      <w:r w:rsidR="314CD343">
        <w:t xml:space="preserve">documentation </w:t>
      </w:r>
      <w:r>
        <w:t>or flowcharts describing procedures for accessibility evaluations, which may include documentation reviews, accessibility demonstrations, and/or testing.</w:t>
      </w:r>
    </w:p>
    <w:p w14:paraId="68BE3D72" w14:textId="3B50AB0B" w:rsidR="00447942" w:rsidRDefault="00447942">
      <w:pPr>
        <w:pStyle w:val="ListParagraph"/>
        <w:numPr>
          <w:ilvl w:val="0"/>
          <w:numId w:val="50"/>
        </w:numPr>
      </w:pPr>
      <w:r>
        <w:t xml:space="preserve">Completed evaluation level determinations attached </w:t>
      </w:r>
      <w:r w:rsidR="007217EC">
        <w:t>or associated with</w:t>
      </w:r>
      <w:r>
        <w:t xml:space="preserve"> purchase requests.</w:t>
      </w:r>
    </w:p>
    <w:p w14:paraId="6548359F" w14:textId="77777777" w:rsidR="00447942" w:rsidRDefault="00447942">
      <w:pPr>
        <w:pStyle w:val="ListParagraph"/>
        <w:numPr>
          <w:ilvl w:val="0"/>
          <w:numId w:val="50"/>
        </w:numPr>
      </w:pPr>
      <w:r>
        <w:t>Training materials or guidance on applying evaluation level criteria.</w:t>
      </w:r>
    </w:p>
    <w:p w14:paraId="1E3E1497" w14:textId="77777777" w:rsidR="00447942" w:rsidRDefault="00447942">
      <w:pPr>
        <w:pStyle w:val="ListParagraph"/>
        <w:numPr>
          <w:ilvl w:val="0"/>
          <w:numId w:val="50"/>
        </w:numPr>
      </w:pPr>
      <w:r>
        <w:t>Documentation showing cross-departmental coordination between Procurement, IT, and Accessibility teams.</w:t>
      </w:r>
    </w:p>
    <w:p w14:paraId="4EA8BA0C" w14:textId="36B4D0EB" w:rsidR="00447942" w:rsidRDefault="00447942">
      <w:pPr>
        <w:pStyle w:val="ListParagraph"/>
        <w:numPr>
          <w:ilvl w:val="0"/>
          <w:numId w:val="50"/>
        </w:numPr>
      </w:pPr>
      <w:r>
        <w:t xml:space="preserve">An ICT </w:t>
      </w:r>
      <w:r w:rsidR="00E65B3B">
        <w:t>pre-</w:t>
      </w:r>
      <w:r>
        <w:t>purchasing form that asks the appropriate impact questions prior to purchase requisition approval</w:t>
      </w:r>
    </w:p>
    <w:p w14:paraId="39F64C5B" w14:textId="77777777" w:rsidR="00447942" w:rsidRPr="009B1D0D" w:rsidRDefault="00447942" w:rsidP="00447942"/>
    <w:p w14:paraId="38DC0B69" w14:textId="77777777" w:rsidR="00447942" w:rsidRDefault="00447942" w:rsidP="00447942">
      <w:pPr>
        <w:pStyle w:val="Heading5"/>
      </w:pPr>
      <w:r>
        <w:t xml:space="preserve">Example of </w:t>
      </w:r>
      <w:r w:rsidRPr="4363563A">
        <w:t xml:space="preserve">Established </w:t>
      </w:r>
      <w:r>
        <w:t>Level</w:t>
      </w:r>
    </w:p>
    <w:p w14:paraId="6CAE9881" w14:textId="0C2F95FF" w:rsidR="00447942" w:rsidRDefault="14F20EF9">
      <w:pPr>
        <w:pStyle w:val="ListParagraph"/>
        <w:numPr>
          <w:ilvl w:val="0"/>
          <w:numId w:val="51"/>
        </w:numPr>
        <w:spacing w:line="259" w:lineRule="auto"/>
        <w:rPr>
          <w:rStyle w:val="Strong"/>
        </w:rPr>
      </w:pPr>
      <w:r w:rsidRPr="35FB01D3">
        <w:rPr>
          <w:rStyle w:val="Strong"/>
        </w:rPr>
        <w:t>Position</w:t>
      </w:r>
      <w:r>
        <w:t xml:space="preserve">: </w:t>
      </w:r>
      <w:r w:rsidR="68D6CE30">
        <w:t>Responsibility is formally assigned to a designated accessibility reviewer or procurement compliance officer.</w:t>
      </w:r>
    </w:p>
    <w:p w14:paraId="011D7325" w14:textId="77777777" w:rsidR="00447942" w:rsidRDefault="68D6CE30">
      <w:pPr>
        <w:pStyle w:val="ListParagraph"/>
        <w:numPr>
          <w:ilvl w:val="0"/>
          <w:numId w:val="51"/>
        </w:numPr>
        <w:spacing w:line="259" w:lineRule="auto"/>
        <w:rPr>
          <w:rStyle w:val="Strong"/>
        </w:rPr>
      </w:pPr>
      <w:r w:rsidRPr="35FB01D3">
        <w:rPr>
          <w:rStyle w:val="Strong"/>
        </w:rPr>
        <w:t>Budget</w:t>
      </w:r>
      <w:r>
        <w:t>: Funding allocated for accessibility evaluation resources, tools, or third-party testers.</w:t>
      </w:r>
    </w:p>
    <w:p w14:paraId="61D703AB" w14:textId="621022B3" w:rsidR="00447942" w:rsidRDefault="68D6CE30">
      <w:pPr>
        <w:pStyle w:val="ListParagraph"/>
        <w:numPr>
          <w:ilvl w:val="0"/>
          <w:numId w:val="51"/>
        </w:numPr>
        <w:spacing w:line="259" w:lineRule="auto"/>
        <w:rPr>
          <w:rStyle w:val="Strong"/>
        </w:rPr>
      </w:pPr>
      <w:r w:rsidRPr="35FB01D3">
        <w:rPr>
          <w:rStyle w:val="Strong"/>
        </w:rPr>
        <w:t>Proce</w:t>
      </w:r>
      <w:r w:rsidR="55943B58" w:rsidRPr="35FB01D3">
        <w:rPr>
          <w:rStyle w:val="Strong"/>
        </w:rPr>
        <w:t>dure</w:t>
      </w:r>
      <w:r w:rsidRPr="35FB01D3">
        <w:rPr>
          <w:rStyle w:val="Strong"/>
        </w:rPr>
        <w:t>s</w:t>
      </w:r>
      <w:r>
        <w:t>: Documented procedure defines clear criteria for assigning evaluation levels</w:t>
      </w:r>
      <w:r w:rsidR="1807E21A">
        <w:t xml:space="preserve"> and/or tasks</w:t>
      </w:r>
      <w:r>
        <w:t xml:space="preserve"> based on system criticality, audience size, and accessibility risk.</w:t>
      </w:r>
    </w:p>
    <w:p w14:paraId="10B49DED" w14:textId="7EFB92A4" w:rsidR="00447942" w:rsidRDefault="68D6CE30">
      <w:pPr>
        <w:pStyle w:val="ListParagraph"/>
        <w:numPr>
          <w:ilvl w:val="0"/>
          <w:numId w:val="51"/>
        </w:numPr>
        <w:spacing w:line="259" w:lineRule="auto"/>
        <w:rPr>
          <w:rStyle w:val="Strong"/>
        </w:rPr>
      </w:pPr>
      <w:r w:rsidRPr="35FB01D3">
        <w:rPr>
          <w:rStyle w:val="Strong"/>
        </w:rPr>
        <w:t>Output</w:t>
      </w:r>
      <w:r>
        <w:t>: A record of evaluation determinations maintained with procurement documentation.</w:t>
      </w:r>
    </w:p>
    <w:p w14:paraId="7C1B5420" w14:textId="1B327A72" w:rsidR="00447942" w:rsidRDefault="66476DDA">
      <w:pPr>
        <w:pStyle w:val="ListParagraph"/>
        <w:numPr>
          <w:ilvl w:val="0"/>
          <w:numId w:val="51"/>
        </w:numPr>
      </w:pPr>
      <w:r w:rsidRPr="4363563A">
        <w:rPr>
          <w:rStyle w:val="Strong"/>
        </w:rPr>
        <w:t xml:space="preserve">Managed: </w:t>
      </w:r>
      <w:r w:rsidR="00447942">
        <w:t xml:space="preserve">Metrics: Track </w:t>
      </w:r>
      <w:r w:rsidR="00EF2634">
        <w:t xml:space="preserve">the </w:t>
      </w:r>
      <w:r w:rsidR="00447942">
        <w:t>number and type</w:t>
      </w:r>
      <w:r w:rsidR="00EF2634">
        <w:t>s</w:t>
      </w:r>
      <w:r w:rsidR="00447942">
        <w:t xml:space="preserve"> of evaluations performed</w:t>
      </w:r>
      <w:r w:rsidR="00EF2634">
        <w:t>,</w:t>
      </w:r>
      <w:r w:rsidR="00447942">
        <w:t xml:space="preserve"> a</w:t>
      </w:r>
      <w:r w:rsidR="00EF2634">
        <w:t>long with</w:t>
      </w:r>
      <w:r w:rsidR="00447942">
        <w:t xml:space="preserve"> </w:t>
      </w:r>
      <w:r w:rsidR="00EF2634">
        <w:t xml:space="preserve">the </w:t>
      </w:r>
      <w:r w:rsidR="00447942">
        <w:t>timeframes for completion.</w:t>
      </w:r>
    </w:p>
    <w:p w14:paraId="3F775752" w14:textId="12BBAA49" w:rsidR="00447942" w:rsidRDefault="5CF89446">
      <w:pPr>
        <w:pStyle w:val="ListParagraph"/>
        <w:numPr>
          <w:ilvl w:val="0"/>
          <w:numId w:val="51"/>
        </w:numPr>
      </w:pPr>
      <w:r w:rsidRPr="06E2EEF1">
        <w:rPr>
          <w:rStyle w:val="Strong"/>
        </w:rPr>
        <w:t xml:space="preserve">Optimized: </w:t>
      </w:r>
      <w:r w:rsidR="00447942">
        <w:t>Administrative Review: Leadership reviews evaluation complexity data to improve future planning and workload distribution.</w:t>
      </w:r>
    </w:p>
    <w:p w14:paraId="65F61533" w14:textId="77777777" w:rsidR="007B1B8F" w:rsidRDefault="007B1B8F" w:rsidP="007B1B8F"/>
    <w:p w14:paraId="2F0E7FE6" w14:textId="77777777" w:rsidR="007B1B8F" w:rsidRPr="007B1B8F" w:rsidRDefault="007B1B8F" w:rsidP="007B1B8F">
      <w:pPr>
        <w:pStyle w:val="Heading4"/>
      </w:pPr>
      <w:r w:rsidRPr="007B1B8F">
        <w:t>Success Indicator 1.8: Develop a process for validating accessibility conformance claims (automated and manual testing, user testing, critical review of accessibility documentation, vendor accessibility demos, and accessibility audit findings).</w:t>
      </w:r>
    </w:p>
    <w:p w14:paraId="271225ED" w14:textId="77777777" w:rsidR="004C3DDD" w:rsidRPr="004C3DDD" w:rsidRDefault="004C3DDD" w:rsidP="00BF32FD">
      <w:pPr>
        <w:rPr>
          <w:highlight w:val="yellow"/>
        </w:rPr>
      </w:pPr>
    </w:p>
    <w:p w14:paraId="0721FB45" w14:textId="62D52C52" w:rsidR="00447942" w:rsidRPr="00B90340" w:rsidRDefault="00447942" w:rsidP="00447942">
      <w:pPr>
        <w:pStyle w:val="Heading5"/>
      </w:pPr>
      <w:r w:rsidRPr="00B90340">
        <w:t>Purpose</w:t>
      </w:r>
    </w:p>
    <w:p w14:paraId="6E9E8868" w14:textId="72AE6B87" w:rsidR="006649B6" w:rsidRPr="00B90340" w:rsidRDefault="514FDE19" w:rsidP="00447942">
      <w:r w:rsidRPr="00B90340">
        <w:t xml:space="preserve">Trust, but verify. </w:t>
      </w:r>
      <w:r w:rsidR="00447942" w:rsidRPr="00B90340">
        <w:t>The purpose of this success indicator is to ensure the campus can verify the accuracy and reliability of vendor-provided accessibility information. Validation of accessibility conformance claims builds accountability and supports informed procurement decisions.</w:t>
      </w:r>
    </w:p>
    <w:p w14:paraId="4C8EBE77" w14:textId="77777777" w:rsidR="006649B6" w:rsidRPr="00B90340" w:rsidRDefault="006649B6" w:rsidP="00DA6FF8">
      <w:pPr>
        <w:pStyle w:val="Heading4"/>
      </w:pPr>
      <w:r w:rsidRPr="00B90340">
        <w:t>Important note regarding VPATs and HECVATs</w:t>
      </w:r>
    </w:p>
    <w:p w14:paraId="1B2DABEE" w14:textId="08F2DF0A" w:rsidR="006649B6" w:rsidRPr="00B90340" w:rsidRDefault="006649B6" w:rsidP="006649B6">
      <w:r w:rsidRPr="00B90340">
        <w:t>These documents are another data point</w:t>
      </w:r>
      <w:r w:rsidR="00DA6FF8">
        <w:t>;</w:t>
      </w:r>
      <w:r w:rsidRPr="00B90340">
        <w:t xml:space="preserve"> they have value, but keep in mind:</w:t>
      </w:r>
    </w:p>
    <w:p w14:paraId="422994FD" w14:textId="2E429334" w:rsidR="006649B6" w:rsidRPr="00B90340" w:rsidRDefault="006649B6">
      <w:pPr>
        <w:pStyle w:val="ListParagraph"/>
        <w:numPr>
          <w:ilvl w:val="0"/>
          <w:numId w:val="68"/>
        </w:numPr>
      </w:pPr>
      <w:r w:rsidRPr="00B90340">
        <w:t xml:space="preserve">VPATs </w:t>
      </w:r>
      <w:r w:rsidR="007B6F38">
        <w:t xml:space="preserve">(ACRs) </w:t>
      </w:r>
      <w:r w:rsidRPr="00B90340">
        <w:t>are self-reported — they are vendor claims, not independently verified findings</w:t>
      </w:r>
      <w:r w:rsidR="00B91531">
        <w:t>.</w:t>
      </w:r>
    </w:p>
    <w:p w14:paraId="7EF29551" w14:textId="4EA8CB59" w:rsidR="3426CD77" w:rsidRDefault="20FC6ACD">
      <w:pPr>
        <w:pStyle w:val="ListParagraph"/>
        <w:numPr>
          <w:ilvl w:val="1"/>
          <w:numId w:val="68"/>
        </w:numPr>
      </w:pPr>
      <w:r>
        <w:t xml:space="preserve">ACRs </w:t>
      </w:r>
      <w:r w:rsidR="328CBD6D">
        <w:t>authored by independent third parties with established accessibility credentials (such as IAAP certification)</w:t>
      </w:r>
      <w:r w:rsidR="00A107E7">
        <w:t xml:space="preserve"> are typically higher quality.</w:t>
      </w:r>
    </w:p>
    <w:p w14:paraId="50458B58" w14:textId="77777777" w:rsidR="006649B6" w:rsidRPr="00B90340" w:rsidRDefault="006649B6">
      <w:pPr>
        <w:pStyle w:val="ListParagraph"/>
        <w:numPr>
          <w:ilvl w:val="0"/>
          <w:numId w:val="68"/>
        </w:numPr>
      </w:pPr>
      <w:r w:rsidRPr="00B90340">
        <w:t>Author expertise varies wildly, from accessibility experts to non-technical staff.</w:t>
      </w:r>
    </w:p>
    <w:p w14:paraId="16FF9C38" w14:textId="77777777" w:rsidR="006649B6" w:rsidRPr="00B90340" w:rsidRDefault="006649B6">
      <w:pPr>
        <w:pStyle w:val="ListParagraph"/>
        <w:numPr>
          <w:ilvl w:val="0"/>
          <w:numId w:val="68"/>
        </w:numPr>
      </w:pPr>
      <w:r w:rsidRPr="00B90340">
        <w:lastRenderedPageBreak/>
        <w:t>They are often treated as marketing collateral, not technical assessments.</w:t>
      </w:r>
    </w:p>
    <w:p w14:paraId="6718BD60" w14:textId="77777777" w:rsidR="006649B6" w:rsidRPr="00B90340" w:rsidRDefault="006649B6">
      <w:pPr>
        <w:pStyle w:val="ListParagraph"/>
        <w:numPr>
          <w:ilvl w:val="0"/>
          <w:numId w:val="68"/>
        </w:numPr>
      </w:pPr>
      <w:r w:rsidRPr="00B90340">
        <w:t>Legal review frequently prioritizes risk mitigation over accuracy.</w:t>
      </w:r>
    </w:p>
    <w:p w14:paraId="3B25EC15" w14:textId="77777777" w:rsidR="006649B6" w:rsidRPr="00B90340" w:rsidRDefault="006649B6">
      <w:pPr>
        <w:pStyle w:val="ListParagraph"/>
        <w:numPr>
          <w:ilvl w:val="0"/>
          <w:numId w:val="68"/>
        </w:numPr>
      </w:pPr>
      <w:r w:rsidRPr="00B90340">
        <w:t>They are commonly out of date relative to the current product version.</w:t>
      </w:r>
    </w:p>
    <w:p w14:paraId="38DEC429" w14:textId="77777777" w:rsidR="006649B6" w:rsidRPr="00B90340" w:rsidRDefault="006649B6">
      <w:pPr>
        <w:pStyle w:val="ListParagraph"/>
        <w:numPr>
          <w:ilvl w:val="0"/>
          <w:numId w:val="68"/>
        </w:numPr>
      </w:pPr>
      <w:r w:rsidRPr="00B90340">
        <w:t>They are not comparable across vendors due to inconsistent interpretation and depth.</w:t>
      </w:r>
    </w:p>
    <w:p w14:paraId="55182D43" w14:textId="77777777" w:rsidR="006649B6" w:rsidRPr="00B90340" w:rsidRDefault="006649B6">
      <w:pPr>
        <w:pStyle w:val="ListParagraph"/>
        <w:numPr>
          <w:ilvl w:val="0"/>
          <w:numId w:val="68"/>
        </w:numPr>
      </w:pPr>
      <w:r w:rsidRPr="00B90340">
        <w:t>Multiple formats and versions reduce consistency and reliability.</w:t>
      </w:r>
    </w:p>
    <w:p w14:paraId="1B8D5169" w14:textId="77777777" w:rsidR="006649B6" w:rsidRPr="00B90340" w:rsidRDefault="006649B6">
      <w:pPr>
        <w:pStyle w:val="ListParagraph"/>
        <w:numPr>
          <w:ilvl w:val="0"/>
          <w:numId w:val="68"/>
        </w:numPr>
      </w:pPr>
      <w:r w:rsidRPr="00B90340">
        <w:t>They disclose only what vendors choose to report, omitting many real barriers.</w:t>
      </w:r>
    </w:p>
    <w:p w14:paraId="1778FC78" w14:textId="77777777" w:rsidR="006649B6" w:rsidRPr="00B90340" w:rsidRDefault="006649B6">
      <w:pPr>
        <w:pStyle w:val="ListParagraph"/>
        <w:numPr>
          <w:ilvl w:val="0"/>
          <w:numId w:val="68"/>
        </w:numPr>
      </w:pPr>
      <w:r w:rsidRPr="00B90340">
        <w:t>Vendors have financial incentives to overstate accessibility.</w:t>
      </w:r>
    </w:p>
    <w:p w14:paraId="7CA3E8E1" w14:textId="4043DF5F" w:rsidR="006649B6" w:rsidRPr="00B90340" w:rsidRDefault="006649B6">
      <w:pPr>
        <w:pStyle w:val="ListParagraph"/>
        <w:numPr>
          <w:ilvl w:val="0"/>
          <w:numId w:val="68"/>
        </w:numPr>
      </w:pPr>
      <w:r w:rsidRPr="00B90340">
        <w:t>They do not validate real-world usability or task completion.</w:t>
      </w:r>
    </w:p>
    <w:p w14:paraId="3729F155" w14:textId="77777777" w:rsidR="006649B6" w:rsidRPr="00B90340" w:rsidRDefault="006649B6">
      <w:pPr>
        <w:pStyle w:val="ListParagraph"/>
        <w:numPr>
          <w:ilvl w:val="0"/>
          <w:numId w:val="52"/>
        </w:numPr>
      </w:pPr>
      <w:r w:rsidRPr="00B90340">
        <w:t>Accessibility demonstration scripts or testing templates.</w:t>
      </w:r>
    </w:p>
    <w:p w14:paraId="5F1C0B71" w14:textId="77777777" w:rsidR="006649B6" w:rsidRPr="00B90340" w:rsidRDefault="006649B6">
      <w:pPr>
        <w:pStyle w:val="ListParagraph"/>
        <w:numPr>
          <w:ilvl w:val="0"/>
          <w:numId w:val="52"/>
        </w:numPr>
      </w:pPr>
      <w:r w:rsidRPr="00B90340">
        <w:t>Correspondence showing follow-up with vendors regarding accessibility clarifications.</w:t>
      </w:r>
    </w:p>
    <w:p w14:paraId="51EFC56B" w14:textId="77777777" w:rsidR="006649B6" w:rsidRPr="00B90340" w:rsidRDefault="006649B6">
      <w:pPr>
        <w:pStyle w:val="ListParagraph"/>
        <w:numPr>
          <w:ilvl w:val="0"/>
          <w:numId w:val="52"/>
        </w:numPr>
      </w:pPr>
      <w:r w:rsidRPr="00B90340">
        <w:t>Documentation of accessibility testing conducted to confirm vendor claims.</w:t>
      </w:r>
    </w:p>
    <w:p w14:paraId="0B2CB0FE" w14:textId="67CDECAE" w:rsidR="006649B6" w:rsidRPr="00B90340" w:rsidRDefault="006649B6">
      <w:pPr>
        <w:pStyle w:val="ListParagraph"/>
        <w:numPr>
          <w:ilvl w:val="0"/>
          <w:numId w:val="52"/>
        </w:numPr>
      </w:pPr>
      <w:r w:rsidRPr="00B90340">
        <w:t>Training materials for procurement staff on interpreting and validating ACRs.</w:t>
      </w:r>
    </w:p>
    <w:p w14:paraId="59A7B76A" w14:textId="77777777" w:rsidR="00FC5F32" w:rsidRPr="00B90340" w:rsidRDefault="00FC5F32" w:rsidP="00FC5F32"/>
    <w:p w14:paraId="1B5C5673" w14:textId="74D6C69E" w:rsidR="00FC5F32" w:rsidRPr="00B90340" w:rsidRDefault="00FC5F32" w:rsidP="00FC5F32">
      <w:r w:rsidRPr="00B90340">
        <w:t>NDA</w:t>
      </w:r>
      <w:r w:rsidR="000E163C" w:rsidRPr="00B90340">
        <w:t>s</w:t>
      </w:r>
    </w:p>
    <w:p w14:paraId="6CFA76E3" w14:textId="0805ABAB" w:rsidR="000E163C" w:rsidRPr="00B90340" w:rsidRDefault="004F3C05" w:rsidP="004F3C05">
      <w:r w:rsidRPr="00B90340">
        <w:t xml:space="preserve">When vendors require Non-Disclosure Agreements to access accessibility conformance documentation, </w:t>
      </w:r>
      <w:r w:rsidR="00B90340">
        <w:t>refer</w:t>
      </w:r>
      <w:r w:rsidR="009D175E" w:rsidRPr="00B90340">
        <w:t xml:space="preserve"> </w:t>
      </w:r>
      <w:r w:rsidR="00B90340">
        <w:t>them</w:t>
      </w:r>
      <w:r w:rsidR="009D175E" w:rsidRPr="00B90340">
        <w:t xml:space="preserve"> to your campus procurement</w:t>
      </w:r>
      <w:r w:rsidR="00BB3277" w:rsidRPr="00B90340">
        <w:t xml:space="preserve"> department. </w:t>
      </w:r>
      <w:r w:rsidR="00B90340" w:rsidRPr="00B90340">
        <w:t xml:space="preserve">Only specific individuals are authorized to </w:t>
      </w:r>
      <w:r w:rsidR="00D91B09">
        <w:t>sign NDA</w:t>
      </w:r>
      <w:r w:rsidR="00865177">
        <w:t>s for the campus. Our stance is that we will not sign NDAs for this documentation</w:t>
      </w:r>
      <w:r w:rsidR="00BD356A">
        <w:t>.</w:t>
      </w:r>
      <w:r w:rsidR="00865177">
        <w:t xml:space="preserve"> </w:t>
      </w:r>
      <w:r w:rsidR="00BD356A">
        <w:t>A</w:t>
      </w:r>
      <w:r w:rsidR="00865177">
        <w:t>ccessibility conformance is readily d</w:t>
      </w:r>
      <w:r w:rsidR="00BD356A">
        <w:t>etermin</w:t>
      </w:r>
      <w:r w:rsidR="00865177">
        <w:t>ed through product use or manual review</w:t>
      </w:r>
      <w:r w:rsidR="00BD356A">
        <w:t>,</w:t>
      </w:r>
      <w:r w:rsidR="00750EDA">
        <w:t xml:space="preserve"> and </w:t>
      </w:r>
      <w:r w:rsidR="00BD356A">
        <w:t xml:space="preserve">the </w:t>
      </w:r>
      <w:r w:rsidR="007D7DE2">
        <w:t>documentation should not include any prop</w:t>
      </w:r>
      <w:r w:rsidR="00BD356A">
        <w:t>rietar</w:t>
      </w:r>
      <w:r w:rsidR="007D7DE2">
        <w:t xml:space="preserve">y </w:t>
      </w:r>
      <w:r w:rsidR="00BD356A">
        <w:t>information.</w:t>
      </w:r>
    </w:p>
    <w:p w14:paraId="507B37E1" w14:textId="77777777" w:rsidR="00447942" w:rsidRPr="00B90340" w:rsidRDefault="00447942" w:rsidP="00447942"/>
    <w:p w14:paraId="221B8649" w14:textId="77777777" w:rsidR="00447942" w:rsidRPr="00B90340" w:rsidRDefault="00447942" w:rsidP="00447942">
      <w:pPr>
        <w:pStyle w:val="Heading5"/>
        <w:rPr>
          <w:color w:val="auto"/>
        </w:rPr>
      </w:pPr>
      <w:r w:rsidRPr="00B90340">
        <w:rPr>
          <w:color w:val="auto"/>
        </w:rPr>
        <w:t>Examples of Evidence</w:t>
      </w:r>
    </w:p>
    <w:p w14:paraId="14FB664E" w14:textId="77777777" w:rsidR="00447942" w:rsidRPr="00B90340" w:rsidRDefault="00447942">
      <w:pPr>
        <w:pStyle w:val="ListParagraph"/>
        <w:numPr>
          <w:ilvl w:val="0"/>
          <w:numId w:val="52"/>
        </w:numPr>
      </w:pPr>
      <w:r w:rsidRPr="00B90340">
        <w:t>Documented procedures describing how accessibility conformance reports (ACRs/VPATs) are reviewed.</w:t>
      </w:r>
    </w:p>
    <w:p w14:paraId="1A134096" w14:textId="11BFDA24" w:rsidR="17DA28D9" w:rsidRPr="00B90340" w:rsidRDefault="005743DA">
      <w:pPr>
        <w:pStyle w:val="ListParagraph"/>
        <w:numPr>
          <w:ilvl w:val="1"/>
          <w:numId w:val="52"/>
        </w:numPr>
      </w:pPr>
      <w:r w:rsidRPr="00B90340">
        <w:t>Responsible u</w:t>
      </w:r>
      <w:r w:rsidR="00CB646A" w:rsidRPr="00B90340">
        <w:t>se of to</w:t>
      </w:r>
      <w:r w:rsidR="00B53B5B" w:rsidRPr="00B90340">
        <w:t>ol</w:t>
      </w:r>
      <w:r w:rsidR="00CB646A" w:rsidRPr="00B90340">
        <w:t xml:space="preserve">s as part of </w:t>
      </w:r>
      <w:r w:rsidR="000A6482" w:rsidRPr="00B90340">
        <w:t>your</w:t>
      </w:r>
      <w:r w:rsidR="00CB646A" w:rsidRPr="00B90340">
        <w:t xml:space="preserve"> larger </w:t>
      </w:r>
      <w:r w:rsidR="00A46998" w:rsidRPr="00B90340">
        <w:t>process</w:t>
      </w:r>
      <w:r w:rsidR="00B53B5B" w:rsidRPr="00B90340">
        <w:t>, such as</w:t>
      </w:r>
      <w:r w:rsidR="17DA28D9" w:rsidRPr="00B90340">
        <w:t xml:space="preserve"> </w:t>
      </w:r>
      <w:hyperlink r:id="rId23">
        <w:r w:rsidR="17DA28D9" w:rsidRPr="00B90340">
          <w:rPr>
            <w:rStyle w:val="Hyperlink"/>
            <w:color w:val="auto"/>
          </w:rPr>
          <w:t>VPAT Evaluator</w:t>
        </w:r>
      </w:hyperlink>
      <w:r w:rsidR="17DA28D9" w:rsidRPr="00B90340">
        <w:t xml:space="preserve"> reports.</w:t>
      </w:r>
    </w:p>
    <w:p w14:paraId="59DCAD87" w14:textId="61930EC1" w:rsidR="00B413FC" w:rsidRDefault="00447942">
      <w:pPr>
        <w:pStyle w:val="ListParagraph"/>
        <w:numPr>
          <w:ilvl w:val="1"/>
          <w:numId w:val="52"/>
        </w:numPr>
      </w:pPr>
      <w:r w:rsidRPr="00B90340">
        <w:t>Sample completed ACR reviews with annotations or feedback.</w:t>
      </w:r>
    </w:p>
    <w:p w14:paraId="4FF4706E" w14:textId="5A446BC3" w:rsidR="003600CF" w:rsidRDefault="003600CF">
      <w:pPr>
        <w:pStyle w:val="ListParagraph"/>
        <w:numPr>
          <w:ilvl w:val="1"/>
          <w:numId w:val="52"/>
        </w:numPr>
      </w:pPr>
      <w:r>
        <w:t>Manual testing documentation</w:t>
      </w:r>
    </w:p>
    <w:p w14:paraId="379865F5" w14:textId="5D5B35D2" w:rsidR="00ED585D" w:rsidRPr="00AE713B" w:rsidRDefault="003600CF">
      <w:pPr>
        <w:pStyle w:val="ListParagraph"/>
        <w:numPr>
          <w:ilvl w:val="1"/>
          <w:numId w:val="52"/>
        </w:numPr>
      </w:pPr>
      <w:r>
        <w:t xml:space="preserve">Vendor accessibility demonstration </w:t>
      </w:r>
      <w:r w:rsidR="00B23F03">
        <w:t>notes</w:t>
      </w:r>
    </w:p>
    <w:p w14:paraId="036FA403" w14:textId="77777777" w:rsidR="00447942" w:rsidRPr="0047475F" w:rsidRDefault="00447942" w:rsidP="00447942"/>
    <w:p w14:paraId="6CF3A67B" w14:textId="77777777" w:rsidR="00447942" w:rsidRDefault="00447942" w:rsidP="00447942">
      <w:pPr>
        <w:pStyle w:val="Heading5"/>
      </w:pPr>
      <w:r>
        <w:t xml:space="preserve">Example of </w:t>
      </w:r>
      <w:r w:rsidRPr="04DE22A2">
        <w:t xml:space="preserve">Established </w:t>
      </w:r>
      <w:r>
        <w:t>Level</w:t>
      </w:r>
    </w:p>
    <w:p w14:paraId="5A46C101" w14:textId="329DFBE0" w:rsidR="00447942" w:rsidRDefault="6106C3D0">
      <w:pPr>
        <w:pStyle w:val="ListParagraph"/>
        <w:numPr>
          <w:ilvl w:val="0"/>
          <w:numId w:val="53"/>
        </w:numPr>
        <w:spacing w:line="259" w:lineRule="auto"/>
        <w:rPr>
          <w:rStyle w:val="Strong"/>
        </w:rPr>
      </w:pPr>
      <w:r w:rsidRPr="35FB01D3">
        <w:rPr>
          <w:rStyle w:val="Strong"/>
        </w:rPr>
        <w:t>Position</w:t>
      </w:r>
      <w:r>
        <w:t xml:space="preserve">: </w:t>
      </w:r>
      <w:r w:rsidR="68D6CE30">
        <w:t>Accessibility analysts or ATI Procurement Leads are formally tasked with ACR validation.</w:t>
      </w:r>
    </w:p>
    <w:p w14:paraId="67673B06" w14:textId="77777777" w:rsidR="00447942" w:rsidRDefault="68D6CE30">
      <w:pPr>
        <w:pStyle w:val="ListParagraph"/>
        <w:numPr>
          <w:ilvl w:val="0"/>
          <w:numId w:val="53"/>
        </w:numPr>
        <w:spacing w:line="259" w:lineRule="auto"/>
        <w:rPr>
          <w:rStyle w:val="Strong"/>
        </w:rPr>
      </w:pPr>
      <w:r w:rsidRPr="35FB01D3">
        <w:rPr>
          <w:rStyle w:val="Strong"/>
        </w:rPr>
        <w:t>Budget</w:t>
      </w:r>
      <w:r>
        <w:t>: Resources allocated for accessibility testing tools or consultant validation services.</w:t>
      </w:r>
    </w:p>
    <w:p w14:paraId="7E503216" w14:textId="58739B2E" w:rsidR="00447942" w:rsidRDefault="68D6CE30">
      <w:pPr>
        <w:pStyle w:val="ListParagraph"/>
        <w:numPr>
          <w:ilvl w:val="0"/>
          <w:numId w:val="53"/>
        </w:numPr>
        <w:spacing w:line="259" w:lineRule="auto"/>
        <w:rPr>
          <w:rStyle w:val="Strong"/>
        </w:rPr>
      </w:pPr>
      <w:r w:rsidRPr="35FB01D3">
        <w:rPr>
          <w:rStyle w:val="Strong"/>
        </w:rPr>
        <w:t>Proce</w:t>
      </w:r>
      <w:r w:rsidR="40DD794B" w:rsidRPr="35FB01D3">
        <w:rPr>
          <w:rStyle w:val="Strong"/>
        </w:rPr>
        <w:t>dure</w:t>
      </w:r>
      <w:r w:rsidRPr="35FB01D3">
        <w:rPr>
          <w:rStyle w:val="Strong"/>
        </w:rPr>
        <w:t>s</w:t>
      </w:r>
      <w:r>
        <w:t>: Documented procedures outline steps for reviewing ACRs, requesting clarifications, and verifying claims through testing or demonstrations.</w:t>
      </w:r>
    </w:p>
    <w:p w14:paraId="659E7F2F" w14:textId="4EF8E400" w:rsidR="00447942" w:rsidRDefault="68D6CE30">
      <w:pPr>
        <w:pStyle w:val="ListParagraph"/>
        <w:numPr>
          <w:ilvl w:val="0"/>
          <w:numId w:val="53"/>
        </w:numPr>
        <w:spacing w:line="259" w:lineRule="auto"/>
        <w:rPr>
          <w:rStyle w:val="Strong"/>
        </w:rPr>
      </w:pPr>
      <w:r w:rsidRPr="35FB01D3">
        <w:rPr>
          <w:rStyle w:val="Strong"/>
        </w:rPr>
        <w:t>Output</w:t>
      </w:r>
      <w:r>
        <w:t xml:space="preserve">: Completed validation summaries stored </w:t>
      </w:r>
      <w:r w:rsidR="6CC3F5A9">
        <w:t xml:space="preserve">locally </w:t>
      </w:r>
      <w:r>
        <w:t>with procurement files</w:t>
      </w:r>
      <w:r w:rsidR="2DD74201">
        <w:t xml:space="preserve"> or shared</w:t>
      </w:r>
      <w:r w:rsidR="16245D9E">
        <w:t xml:space="preserve">/uploaded to </w:t>
      </w:r>
      <w:r w:rsidR="70EE3599">
        <w:t xml:space="preserve">ATI </w:t>
      </w:r>
      <w:r w:rsidR="6CC3F5A9">
        <w:t>SharePoint</w:t>
      </w:r>
    </w:p>
    <w:p w14:paraId="0C821E65" w14:textId="08ACDD8F" w:rsidR="00447942" w:rsidRDefault="0D98788C">
      <w:pPr>
        <w:pStyle w:val="ListParagraph"/>
        <w:numPr>
          <w:ilvl w:val="0"/>
          <w:numId w:val="53"/>
        </w:numPr>
      </w:pPr>
      <w:r w:rsidRPr="4363563A">
        <w:rPr>
          <w:rStyle w:val="Strong"/>
        </w:rPr>
        <w:t xml:space="preserve">Managed: </w:t>
      </w:r>
      <w:r w:rsidR="00447942">
        <w:t>Metrics: Track percentage of procurements with validated ACRs and common deficiencies identified.</w:t>
      </w:r>
    </w:p>
    <w:p w14:paraId="76D4C6E1" w14:textId="02485174" w:rsidR="00447942" w:rsidRDefault="19F1DE70">
      <w:pPr>
        <w:pStyle w:val="ListParagraph"/>
        <w:numPr>
          <w:ilvl w:val="0"/>
          <w:numId w:val="53"/>
        </w:numPr>
      </w:pPr>
      <w:r w:rsidRPr="4363563A">
        <w:rPr>
          <w:rStyle w:val="Strong"/>
        </w:rPr>
        <w:t xml:space="preserve">Optimized: </w:t>
      </w:r>
      <w:r w:rsidR="00447942">
        <w:t>Administrative Review: Leadership reviews ACR validation trends to inform vendor engagement and policy refinement.</w:t>
      </w:r>
    </w:p>
    <w:p w14:paraId="5BDE9CCC" w14:textId="3E2C071F" w:rsidR="00447942" w:rsidRDefault="00447942" w:rsidP="00447942">
      <w:pPr>
        <w:pStyle w:val="Heading4"/>
      </w:pPr>
      <w:r>
        <w:lastRenderedPageBreak/>
        <w:t xml:space="preserve">Success Indicator </w:t>
      </w:r>
      <w:r w:rsidRPr="009055BC">
        <w:t>1.9</w:t>
      </w:r>
      <w:r w:rsidR="00C94392">
        <w:t>:</w:t>
      </w:r>
      <w:r w:rsidRPr="009055BC">
        <w:t xml:space="preserve"> Develop a process for working collaboratively with vendors during the procurement process to assess and improve the accessibility of their product (i.e., ACR review process, Accessibility Roadmap).</w:t>
      </w:r>
    </w:p>
    <w:p w14:paraId="06323014" w14:textId="77777777" w:rsidR="00447942" w:rsidRDefault="00447942" w:rsidP="00447942">
      <w:pPr>
        <w:pStyle w:val="Heading5"/>
      </w:pPr>
      <w:r>
        <w:t>Purpose</w:t>
      </w:r>
    </w:p>
    <w:p w14:paraId="4E6B2D4E" w14:textId="79B44ACD" w:rsidR="00447942" w:rsidRDefault="00447942" w:rsidP="00447942">
      <w:r w:rsidRPr="00D8038A">
        <w:t xml:space="preserve">The purpose of this success indicator is to ensure </w:t>
      </w:r>
      <w:r w:rsidR="3167B80F">
        <w:t>that, as indicated by risk</w:t>
      </w:r>
      <w:r>
        <w:t xml:space="preserve"> </w:t>
      </w:r>
      <w:r w:rsidR="3167B80F">
        <w:t xml:space="preserve">assessment and </w:t>
      </w:r>
      <w:r w:rsidR="444A5F00">
        <w:t>accessibility evaluation such as</w:t>
      </w:r>
      <w:r w:rsidR="3167B80F">
        <w:t xml:space="preserve"> documentation review,</w:t>
      </w:r>
      <w:r>
        <w:t xml:space="preserve"> </w:t>
      </w:r>
      <w:r w:rsidRPr="00D8038A">
        <w:t>the campus engages vendors as partners in improving accessibility. Collaborative processes enhance understanding, transparency, and accountability while promoting product improvement and compliance</w:t>
      </w:r>
      <w:r>
        <w:t>.</w:t>
      </w:r>
    </w:p>
    <w:p w14:paraId="00B5F277" w14:textId="77777777" w:rsidR="00447942" w:rsidRPr="00D8038A" w:rsidRDefault="00447942" w:rsidP="00447942"/>
    <w:p w14:paraId="5F236CA3" w14:textId="77777777" w:rsidR="00447942" w:rsidRDefault="00447942" w:rsidP="00447942">
      <w:pPr>
        <w:pStyle w:val="Heading5"/>
      </w:pPr>
      <w:r>
        <w:t>Examples of Evidence</w:t>
      </w:r>
    </w:p>
    <w:p w14:paraId="6D0B85E6" w14:textId="77777777" w:rsidR="00447942" w:rsidRDefault="00447942">
      <w:pPr>
        <w:pStyle w:val="ListParagraph"/>
        <w:numPr>
          <w:ilvl w:val="0"/>
          <w:numId w:val="54"/>
        </w:numPr>
      </w:pPr>
      <w:r>
        <w:t>Documented procedures describing how and when vendors are engaged in accessibility discussions.</w:t>
      </w:r>
    </w:p>
    <w:p w14:paraId="6E1CC84E" w14:textId="77777777" w:rsidR="00447942" w:rsidRDefault="00447942">
      <w:pPr>
        <w:pStyle w:val="ListParagraph"/>
        <w:numPr>
          <w:ilvl w:val="0"/>
          <w:numId w:val="54"/>
        </w:numPr>
      </w:pPr>
      <w:r>
        <w:t>Communication logs showing collaborative review of ACRs and accessibility roadmaps.</w:t>
      </w:r>
    </w:p>
    <w:p w14:paraId="613D4CFF" w14:textId="77777777" w:rsidR="00447942" w:rsidRDefault="00447942">
      <w:pPr>
        <w:pStyle w:val="ListParagraph"/>
        <w:numPr>
          <w:ilvl w:val="0"/>
          <w:numId w:val="54"/>
        </w:numPr>
      </w:pPr>
      <w:r>
        <w:t>Meeting notes, correspondence, or email correspondence.</w:t>
      </w:r>
    </w:p>
    <w:p w14:paraId="07BFCBCD" w14:textId="77777777" w:rsidR="00447942" w:rsidRDefault="00447942">
      <w:pPr>
        <w:pStyle w:val="ListParagraph"/>
        <w:numPr>
          <w:ilvl w:val="0"/>
          <w:numId w:val="54"/>
        </w:numPr>
      </w:pPr>
      <w:r>
        <w:t>Records of vendor demonstrations or follow-up evaluations.</w:t>
      </w:r>
    </w:p>
    <w:p w14:paraId="63FA1FEF" w14:textId="77777777" w:rsidR="00447942" w:rsidRDefault="00447942">
      <w:pPr>
        <w:pStyle w:val="ListParagraph"/>
        <w:numPr>
          <w:ilvl w:val="0"/>
          <w:numId w:val="54"/>
        </w:numPr>
      </w:pPr>
      <w:r>
        <w:t>Procurement records documenting accessibility requirements included in contracts or RFPs, such as ticketing systems.</w:t>
      </w:r>
    </w:p>
    <w:p w14:paraId="0DA7F0F7" w14:textId="77777777" w:rsidR="00447942" w:rsidRPr="00D8038A" w:rsidRDefault="00447942" w:rsidP="00447942"/>
    <w:p w14:paraId="7ED3DEBC" w14:textId="77777777" w:rsidR="00447942" w:rsidRDefault="00447942" w:rsidP="00447942">
      <w:pPr>
        <w:pStyle w:val="Heading5"/>
      </w:pPr>
      <w:r>
        <w:t xml:space="preserve">Example of </w:t>
      </w:r>
      <w:r w:rsidRPr="2EA05B1A">
        <w:t xml:space="preserve">Established </w:t>
      </w:r>
      <w:r>
        <w:t>Level</w:t>
      </w:r>
    </w:p>
    <w:p w14:paraId="2114DC8B" w14:textId="37FE5065" w:rsidR="00447942" w:rsidRDefault="21E79DDF">
      <w:pPr>
        <w:pStyle w:val="ListParagraph"/>
        <w:numPr>
          <w:ilvl w:val="0"/>
          <w:numId w:val="55"/>
        </w:numPr>
        <w:spacing w:line="259" w:lineRule="auto"/>
        <w:rPr>
          <w:rStyle w:val="Strong"/>
        </w:rPr>
      </w:pPr>
      <w:r w:rsidRPr="35FB01D3">
        <w:rPr>
          <w:rStyle w:val="Strong"/>
        </w:rPr>
        <w:t>Position</w:t>
      </w:r>
      <w:r>
        <w:t xml:space="preserve">: </w:t>
      </w:r>
      <w:r w:rsidR="68D6CE30">
        <w:t>Procurement officers and ATI accessibility leads are tasked with coordinating vendor accessibility engagement. Coordination with, involvement in, the systemwide procurement network and sharing documentation for systemwide benefit.</w:t>
      </w:r>
    </w:p>
    <w:p w14:paraId="385D78EB" w14:textId="0B520497" w:rsidR="00447942" w:rsidRDefault="68D6CE30">
      <w:pPr>
        <w:pStyle w:val="ListParagraph"/>
        <w:numPr>
          <w:ilvl w:val="0"/>
          <w:numId w:val="55"/>
        </w:numPr>
        <w:spacing w:line="259" w:lineRule="auto"/>
        <w:rPr>
          <w:rStyle w:val="Strong"/>
        </w:rPr>
      </w:pPr>
      <w:r w:rsidRPr="35FB01D3">
        <w:rPr>
          <w:rStyle w:val="Strong"/>
        </w:rPr>
        <w:t>Budget</w:t>
      </w:r>
      <w:r>
        <w:t>: Funding supports vendor engagement meetings or testing demonstrations</w:t>
      </w:r>
      <w:r w:rsidR="393B92CC">
        <w:t>. Perhaps</w:t>
      </w:r>
      <w:r>
        <w:t xml:space="preserve"> a student </w:t>
      </w:r>
      <w:r w:rsidR="35B5B65C">
        <w:t xml:space="preserve">employee </w:t>
      </w:r>
      <w:r>
        <w:t>tasked with procurement baseline vendor engagement tasks.</w:t>
      </w:r>
    </w:p>
    <w:p w14:paraId="74F4A097" w14:textId="7E65411C" w:rsidR="00447942" w:rsidRDefault="68D6CE30">
      <w:pPr>
        <w:pStyle w:val="ListParagraph"/>
        <w:numPr>
          <w:ilvl w:val="0"/>
          <w:numId w:val="55"/>
        </w:numPr>
        <w:spacing w:line="259" w:lineRule="auto"/>
        <w:rPr>
          <w:rStyle w:val="Strong"/>
        </w:rPr>
      </w:pPr>
      <w:r w:rsidRPr="35FB01D3">
        <w:rPr>
          <w:rStyle w:val="Strong"/>
        </w:rPr>
        <w:t>Proce</w:t>
      </w:r>
      <w:r w:rsidR="0ED3CF28" w:rsidRPr="35FB01D3">
        <w:rPr>
          <w:rStyle w:val="Strong"/>
        </w:rPr>
        <w:t>dure</w:t>
      </w:r>
      <w:r w:rsidRPr="35FB01D3">
        <w:rPr>
          <w:rStyle w:val="Strong"/>
        </w:rPr>
        <w:t>s</w:t>
      </w:r>
      <w:r>
        <w:t>: Documented steps guide vendors through ACR review, feedback, and roadmap submission.</w:t>
      </w:r>
    </w:p>
    <w:p w14:paraId="67C1BD29" w14:textId="1F0A6B2A" w:rsidR="00447942" w:rsidRDefault="68D6CE30">
      <w:pPr>
        <w:pStyle w:val="ListParagraph"/>
        <w:numPr>
          <w:ilvl w:val="0"/>
          <w:numId w:val="55"/>
        </w:numPr>
        <w:spacing w:line="259" w:lineRule="auto"/>
        <w:rPr>
          <w:rStyle w:val="Strong"/>
        </w:rPr>
      </w:pPr>
      <w:r w:rsidRPr="35FB01D3">
        <w:rPr>
          <w:rStyle w:val="Strong"/>
        </w:rPr>
        <w:t>Output</w:t>
      </w:r>
      <w:r>
        <w:t xml:space="preserve">: Accessibility improvement commitments captured in procurement files or </w:t>
      </w:r>
      <w:r w:rsidR="06271396">
        <w:t>contracts, vendor</w:t>
      </w:r>
      <w:r>
        <w:t xml:space="preserve"> roadmaps</w:t>
      </w:r>
      <w:r w:rsidR="25897F90">
        <w:t>, TAAPs.</w:t>
      </w:r>
    </w:p>
    <w:p w14:paraId="0E82B4ED" w14:textId="68357D8C" w:rsidR="00447942" w:rsidRDefault="23FBAB83">
      <w:pPr>
        <w:pStyle w:val="ListParagraph"/>
        <w:numPr>
          <w:ilvl w:val="0"/>
          <w:numId w:val="55"/>
        </w:numPr>
      </w:pPr>
      <w:r w:rsidRPr="2EA05B1A">
        <w:rPr>
          <w:rStyle w:val="Strong"/>
        </w:rPr>
        <w:t xml:space="preserve">Managed: </w:t>
      </w:r>
      <w:r w:rsidR="00447942">
        <w:t>Metrics: Track the number of vendor</w:t>
      </w:r>
      <w:r w:rsidR="42EA4567">
        <w:t>s</w:t>
      </w:r>
      <w:r w:rsidR="00447942">
        <w:t xml:space="preserve"> engage</w:t>
      </w:r>
      <w:r w:rsidR="7472B2D1">
        <w:t>d</w:t>
      </w:r>
      <w:r w:rsidR="00447942">
        <w:t xml:space="preserve">, the percentage with accessibility roadmaps, </w:t>
      </w:r>
      <w:r w:rsidR="200B1656">
        <w:t xml:space="preserve">TAAPs resolved, </w:t>
      </w:r>
      <w:r w:rsidR="00447942">
        <w:t>and</w:t>
      </w:r>
      <w:r w:rsidR="7BD0C18C">
        <w:t>/or</w:t>
      </w:r>
      <w:r w:rsidR="00447942">
        <w:t xml:space="preserve"> progress on remediation commitments.</w:t>
      </w:r>
    </w:p>
    <w:p w14:paraId="47639235" w14:textId="38E6623B" w:rsidR="00447942" w:rsidRPr="00D8038A" w:rsidRDefault="60877F40">
      <w:pPr>
        <w:pStyle w:val="ListParagraph"/>
        <w:numPr>
          <w:ilvl w:val="0"/>
          <w:numId w:val="55"/>
        </w:numPr>
      </w:pPr>
      <w:r w:rsidRPr="2EA05B1A">
        <w:rPr>
          <w:rStyle w:val="Strong"/>
        </w:rPr>
        <w:t xml:space="preserve">Optimized: </w:t>
      </w:r>
      <w:r w:rsidR="00447942">
        <w:t>Administrative Review: Determine if vendor engagement is sufficient and provides the desired outcomes.</w:t>
      </w:r>
    </w:p>
    <w:p w14:paraId="063085F6" w14:textId="2E16AD76" w:rsidR="00447942" w:rsidRDefault="00447942" w:rsidP="00447942">
      <w:pPr>
        <w:pStyle w:val="Heading4"/>
      </w:pPr>
      <w:r>
        <w:t xml:space="preserve">Success Indicator </w:t>
      </w:r>
      <w:r w:rsidRPr="009055BC">
        <w:t>NEW 1.12</w:t>
      </w:r>
      <w:r w:rsidR="0018387D">
        <w:t>:</w:t>
      </w:r>
      <w:r w:rsidRPr="009055BC">
        <w:t xml:space="preserve"> Develop a risk-informed process to evaluate Section 508 compliance for acquisitions, regardless of procurement method or cost (e.g.</w:t>
      </w:r>
      <w:r w:rsidR="00086A3B">
        <w:t>,</w:t>
      </w:r>
      <w:r w:rsidRPr="009055BC">
        <w:t xml:space="preserve"> competitive and non-competitive bids, purchase card transactions, auxiliary, technology that students are required to purchase, LTIs, MEAs</w:t>
      </w:r>
      <w:r w:rsidR="00457C9C">
        <w:t>.</w:t>
      </w:r>
    </w:p>
    <w:p w14:paraId="0E8FF421" w14:textId="77777777" w:rsidR="00447942" w:rsidRDefault="00447942" w:rsidP="00447942">
      <w:pPr>
        <w:pStyle w:val="Heading5"/>
        <w:tabs>
          <w:tab w:val="left" w:pos="2096"/>
        </w:tabs>
      </w:pPr>
      <w:r>
        <w:t>Purpose</w:t>
      </w:r>
      <w:r>
        <w:tab/>
      </w:r>
    </w:p>
    <w:p w14:paraId="51CE44CA" w14:textId="2F7256D4" w:rsidR="00447942" w:rsidRDefault="00447942" w:rsidP="00447942">
      <w:r w:rsidRPr="00D8038A">
        <w:t xml:space="preserve">The purpose of this success indicator is to ensure that all ICT acquisitions, regardless of dollar value or purchasing channel, undergo </w:t>
      </w:r>
      <w:r>
        <w:t xml:space="preserve">an </w:t>
      </w:r>
      <w:r w:rsidRPr="00D8038A">
        <w:t xml:space="preserve">appropriate Section 508 accessibility review. This ensures consistent compliance, reduces risk, and establishes accountability across all purchasing activities, including </w:t>
      </w:r>
      <w:r w:rsidR="68D04228">
        <w:lastRenderedPageBreak/>
        <w:t>purchasing or procurement card (“</w:t>
      </w:r>
      <w:r w:rsidR="0018387D">
        <w:t>P-C</w:t>
      </w:r>
      <w:r w:rsidRPr="00D8038A">
        <w:t>ard</w:t>
      </w:r>
      <w:r w:rsidR="07F0656D">
        <w:t>”</w:t>
      </w:r>
      <w:r w:rsidR="7BF7CA30">
        <w:t xml:space="preserve"> or “pro-card”</w:t>
      </w:r>
      <w:r w:rsidR="07F0656D">
        <w:t>)</w:t>
      </w:r>
      <w:r w:rsidRPr="00D8038A">
        <w:t xml:space="preserve"> and auxiliary purchases.</w:t>
      </w:r>
      <w:r>
        <w:t xml:space="preserve"> This new SI also aims to instruct campuses to include their auxiliaries, foundations, grant-based purchases, </w:t>
      </w:r>
      <w:r w:rsidR="002D60E3">
        <w:t>and related activities</w:t>
      </w:r>
      <w:r>
        <w:t>. All purchases affiliated with the university fall under the risk and compliance of the campus.</w:t>
      </w:r>
    </w:p>
    <w:p w14:paraId="7BB34438" w14:textId="77777777" w:rsidR="009213F0" w:rsidRPr="00D8038A" w:rsidRDefault="009213F0" w:rsidP="00447942"/>
    <w:p w14:paraId="7131D64B" w14:textId="77777777" w:rsidR="00447942" w:rsidRDefault="00447942" w:rsidP="00447942">
      <w:pPr>
        <w:pStyle w:val="Heading5"/>
      </w:pPr>
      <w:r>
        <w:t>Examples of Evidence</w:t>
      </w:r>
    </w:p>
    <w:p w14:paraId="1FF6DE14" w14:textId="77777777" w:rsidR="00447942" w:rsidRDefault="00447942">
      <w:pPr>
        <w:pStyle w:val="ListParagraph"/>
        <w:numPr>
          <w:ilvl w:val="0"/>
          <w:numId w:val="56"/>
        </w:numPr>
      </w:pPr>
      <w:r>
        <w:t>Written procedures or policies requiring accessibility review for all ICT acquisitions.</w:t>
      </w:r>
    </w:p>
    <w:p w14:paraId="5FBA6D87" w14:textId="506550FD" w:rsidR="00AE3989" w:rsidRDefault="00AE3989">
      <w:pPr>
        <w:pStyle w:val="ListParagraph"/>
        <w:numPr>
          <w:ilvl w:val="0"/>
          <w:numId w:val="56"/>
        </w:numPr>
      </w:pPr>
      <w:del w:id="28" w:author="Microsoft Word" w:date="2026-01-28T14:00:00Z" w16du:dateUtc="2026-01-28T22:00:00Z">
        <w:r>
          <w:delText>Enforcement</w:delText>
        </w:r>
      </w:del>
      <w:ins w:id="29" w:author="Microsoft Word" w:date="2026-01-28T14:00:00Z" w16du:dateUtc="2026-01-28T22:00:00Z">
        <w:r w:rsidR="003B0015">
          <w:t>Implementation</w:t>
        </w:r>
      </w:ins>
      <w:r>
        <w:t xml:space="preserve"> of accessibility conformance</w:t>
      </w:r>
      <w:r w:rsidR="24A827A8">
        <w:t xml:space="preserve"> </w:t>
      </w:r>
      <w:r>
        <w:t>processes/procedures at the procurement level</w:t>
      </w:r>
    </w:p>
    <w:p w14:paraId="5CB26F38" w14:textId="570E786E" w:rsidR="00447942" w:rsidRDefault="00447942">
      <w:pPr>
        <w:pStyle w:val="ListParagraph"/>
        <w:numPr>
          <w:ilvl w:val="0"/>
          <w:numId w:val="56"/>
        </w:numPr>
      </w:pPr>
      <w:r>
        <w:t>Communication outreach to campus auxiliaries</w:t>
      </w:r>
      <w:r w:rsidR="00B2202D">
        <w:t>,</w:t>
      </w:r>
      <w:r>
        <w:t xml:space="preserve"> providing input on ICT procurement business processes.</w:t>
      </w:r>
    </w:p>
    <w:p w14:paraId="44619BE6" w14:textId="391C35A0" w:rsidR="00447942" w:rsidRDefault="00447942">
      <w:pPr>
        <w:pStyle w:val="ListParagraph"/>
        <w:numPr>
          <w:ilvl w:val="0"/>
          <w:numId w:val="56"/>
        </w:numPr>
      </w:pPr>
      <w:r>
        <w:t>Policies or procedures for auxiliaries</w:t>
      </w:r>
      <w:r w:rsidR="6F967967">
        <w:t>;</w:t>
      </w:r>
      <w:r>
        <w:t xml:space="preserve"> procedures for inclusion of LTIs in Canvas that involve a review process.</w:t>
      </w:r>
    </w:p>
    <w:p w14:paraId="6FA69740" w14:textId="77777777" w:rsidR="00447942" w:rsidRDefault="00447942">
      <w:pPr>
        <w:pStyle w:val="ListParagraph"/>
        <w:numPr>
          <w:ilvl w:val="0"/>
          <w:numId w:val="56"/>
        </w:numPr>
      </w:pPr>
      <w:r>
        <w:t>Accessibility review logs showing evaluations across procurement types (e.g., competitive bids, direct purchases, renewals, auxiliary purchases).</w:t>
      </w:r>
    </w:p>
    <w:p w14:paraId="65056424" w14:textId="1F6A9623" w:rsidR="00447942" w:rsidRDefault="00447942">
      <w:pPr>
        <w:pStyle w:val="ListParagraph"/>
        <w:numPr>
          <w:ilvl w:val="0"/>
          <w:numId w:val="56"/>
        </w:numPr>
      </w:pPr>
      <w:r>
        <w:t xml:space="preserve">Training records for </w:t>
      </w:r>
      <w:r w:rsidR="00B2202D">
        <w:t>P-C</w:t>
      </w:r>
      <w:r>
        <w:t>ard holders and department buyers on accessibility compliance.</w:t>
      </w:r>
    </w:p>
    <w:p w14:paraId="1ADF9684" w14:textId="77777777" w:rsidR="00447942" w:rsidRDefault="00447942">
      <w:pPr>
        <w:pStyle w:val="ListParagraph"/>
        <w:numPr>
          <w:ilvl w:val="0"/>
          <w:numId w:val="56"/>
        </w:numPr>
      </w:pPr>
      <w:r>
        <w:t>Documentation showing accessibility review incorporated into purchase requisition or approval workflows.</w:t>
      </w:r>
    </w:p>
    <w:p w14:paraId="0E9E0CD7" w14:textId="77777777" w:rsidR="00447942" w:rsidRPr="00D8038A" w:rsidRDefault="00447942">
      <w:pPr>
        <w:pStyle w:val="ListParagraph"/>
        <w:numPr>
          <w:ilvl w:val="0"/>
          <w:numId w:val="56"/>
        </w:numPr>
      </w:pPr>
      <w:r>
        <w:t>Reports summarizing Section 508 compliance rates across procurement methods.</w:t>
      </w:r>
    </w:p>
    <w:p w14:paraId="48CFE350" w14:textId="77777777" w:rsidR="002D798F" w:rsidRPr="002D798F" w:rsidRDefault="002D798F" w:rsidP="002D798F"/>
    <w:p w14:paraId="4152BBEC" w14:textId="77777777" w:rsidR="00447942" w:rsidRDefault="00447942" w:rsidP="00447942">
      <w:pPr>
        <w:pStyle w:val="Heading5"/>
      </w:pPr>
      <w:r>
        <w:t xml:space="preserve">Example of </w:t>
      </w:r>
      <w:r w:rsidRPr="2EA05B1A">
        <w:t xml:space="preserve">Established </w:t>
      </w:r>
      <w:r>
        <w:t>Level</w:t>
      </w:r>
    </w:p>
    <w:p w14:paraId="1E002F44" w14:textId="50A5E8A7" w:rsidR="00447942" w:rsidRDefault="303DE488">
      <w:pPr>
        <w:pStyle w:val="ListParagraph"/>
        <w:numPr>
          <w:ilvl w:val="0"/>
          <w:numId w:val="57"/>
        </w:numPr>
        <w:spacing w:line="259" w:lineRule="auto"/>
        <w:rPr>
          <w:rStyle w:val="Strong"/>
        </w:rPr>
      </w:pPr>
      <w:r w:rsidRPr="35FB01D3">
        <w:rPr>
          <w:rStyle w:val="Strong"/>
        </w:rPr>
        <w:t>Position</w:t>
      </w:r>
      <w:r>
        <w:t xml:space="preserve">: </w:t>
      </w:r>
      <w:r w:rsidR="68D6CE30">
        <w:t xml:space="preserve">Procurement </w:t>
      </w:r>
      <w:r w:rsidR="6285CC14">
        <w:t xml:space="preserve">(both state-side and auxiliary) </w:t>
      </w:r>
      <w:r w:rsidR="68D6CE30">
        <w:t>and ATI accessibility staff have defined responsibilities for reviewing ICT purchases, regardless of funding source or cost.</w:t>
      </w:r>
    </w:p>
    <w:p w14:paraId="08221813" w14:textId="77777777" w:rsidR="00447942" w:rsidRDefault="68D6CE30">
      <w:pPr>
        <w:pStyle w:val="ListParagraph"/>
        <w:numPr>
          <w:ilvl w:val="0"/>
          <w:numId w:val="57"/>
        </w:numPr>
        <w:spacing w:line="259" w:lineRule="auto"/>
        <w:rPr>
          <w:rStyle w:val="Strong"/>
        </w:rPr>
      </w:pPr>
      <w:r w:rsidRPr="35FB01D3">
        <w:rPr>
          <w:rStyle w:val="Strong"/>
        </w:rPr>
        <w:t>Budget</w:t>
      </w:r>
      <w:r>
        <w:t>: Allocations exist for accessibility review staffing, tools, and training for decentralized buyers.</w:t>
      </w:r>
    </w:p>
    <w:p w14:paraId="1F02589C" w14:textId="0C49C1C8" w:rsidR="00447942" w:rsidRDefault="68D6CE30">
      <w:pPr>
        <w:pStyle w:val="ListParagraph"/>
        <w:numPr>
          <w:ilvl w:val="0"/>
          <w:numId w:val="57"/>
        </w:numPr>
        <w:spacing w:line="259" w:lineRule="auto"/>
        <w:rPr>
          <w:rStyle w:val="Strong"/>
        </w:rPr>
      </w:pPr>
      <w:r w:rsidRPr="35FB01D3">
        <w:rPr>
          <w:rStyle w:val="Strong"/>
        </w:rPr>
        <w:t>Pr</w:t>
      </w:r>
      <w:r w:rsidR="1B7644B7" w:rsidRPr="35FB01D3">
        <w:rPr>
          <w:rStyle w:val="Strong"/>
        </w:rPr>
        <w:t>ocedures</w:t>
      </w:r>
      <w:r>
        <w:t>: Documented procedures integrate accessibility checks into all procurement workflows</w:t>
      </w:r>
      <w:r w:rsidR="32089ACC">
        <w:t xml:space="preserve"> across all university </w:t>
      </w:r>
      <w:r w:rsidR="4B5F68A4">
        <w:t>affiliates.</w:t>
      </w:r>
    </w:p>
    <w:p w14:paraId="380E2BFE" w14:textId="77777777" w:rsidR="00447942" w:rsidRDefault="68D6CE30">
      <w:pPr>
        <w:pStyle w:val="ListParagraph"/>
        <w:numPr>
          <w:ilvl w:val="0"/>
          <w:numId w:val="57"/>
        </w:numPr>
        <w:spacing w:line="259" w:lineRule="auto"/>
        <w:rPr>
          <w:rStyle w:val="Strong"/>
        </w:rPr>
      </w:pPr>
      <w:r w:rsidRPr="35FB01D3">
        <w:rPr>
          <w:rStyle w:val="Strong"/>
        </w:rPr>
        <w:t>Output</w:t>
      </w:r>
      <w:r>
        <w:t>: Comprehensive records show that accessibility review occurred for all ICT acquisitions.</w:t>
      </w:r>
    </w:p>
    <w:p w14:paraId="12BA8884" w14:textId="11B401CC" w:rsidR="00447942" w:rsidRDefault="42F64D0F">
      <w:pPr>
        <w:pStyle w:val="ListParagraph"/>
        <w:numPr>
          <w:ilvl w:val="0"/>
          <w:numId w:val="57"/>
        </w:numPr>
      </w:pPr>
      <w:r w:rsidRPr="2EA05B1A">
        <w:rPr>
          <w:rStyle w:val="Strong"/>
        </w:rPr>
        <w:t xml:space="preserve">Managed: </w:t>
      </w:r>
      <w:r w:rsidR="00447942">
        <w:t>Metrics: Monitor acquisitions and determine if reviews are proceduralized for those other entities or free software.</w:t>
      </w:r>
    </w:p>
    <w:p w14:paraId="1913F03F" w14:textId="7E83F31A" w:rsidR="00447942" w:rsidRDefault="7D6A0C8D">
      <w:pPr>
        <w:pStyle w:val="ListParagraph"/>
        <w:numPr>
          <w:ilvl w:val="0"/>
          <w:numId w:val="57"/>
        </w:numPr>
      </w:pPr>
      <w:r w:rsidRPr="2EA05B1A">
        <w:rPr>
          <w:rStyle w:val="Strong"/>
        </w:rPr>
        <w:t xml:space="preserve">Optimized: </w:t>
      </w:r>
      <w:r w:rsidR="00447942">
        <w:t>Administrative Review: Leadership reviews audit results to ensure equitable application of Section 508 review across all procurement pathways.</w:t>
      </w:r>
      <w:r w:rsidR="00447942">
        <w:br w:type="page"/>
      </w:r>
    </w:p>
    <w:p w14:paraId="2CF44E85" w14:textId="77777777" w:rsidR="00447942" w:rsidRDefault="00447942" w:rsidP="00447942">
      <w:pPr>
        <w:pStyle w:val="Heading3"/>
      </w:pPr>
      <w:bookmarkStart w:id="30" w:name="_Toc225336592"/>
      <w:r>
        <w:lastRenderedPageBreak/>
        <w:t xml:space="preserve">Procurement </w:t>
      </w:r>
      <w:r w:rsidRPr="00856EC1">
        <w:t xml:space="preserve">Goal 4: </w:t>
      </w:r>
      <w:r>
        <w:t>Temporary Alternate Access Plans (TAAP)</w:t>
      </w:r>
      <w:bookmarkEnd w:id="30"/>
      <w:r>
        <w:t xml:space="preserve"> </w:t>
      </w:r>
    </w:p>
    <w:p w14:paraId="33750F8C" w14:textId="77777777" w:rsidR="00447942" w:rsidRDefault="00447942" w:rsidP="00447942">
      <w:pPr>
        <w:pStyle w:val="Heading4"/>
      </w:pPr>
      <w:r>
        <w:t xml:space="preserve">Success Indicator 4.6 </w:t>
      </w:r>
      <w:r w:rsidRPr="00587E37">
        <w:t>Campuses have established procedures to ensure the consistent</w:t>
      </w:r>
      <w:r>
        <w:t xml:space="preserve"> </w:t>
      </w:r>
      <w:r w:rsidRPr="00587E37">
        <w:t xml:space="preserve">implementation of the current standardized ATI Temporary Alternate Access Plan (TAAP) template </w:t>
      </w:r>
      <w:r>
        <w:t xml:space="preserve">(formerly EEAAP) </w:t>
      </w:r>
      <w:r w:rsidRPr="00587E37">
        <w:t>whenever ICT products or services in use</w:t>
      </w:r>
      <w:r>
        <w:t xml:space="preserve"> </w:t>
      </w:r>
      <w:r w:rsidRPr="00587E37">
        <w:t>present known accessibility barriers.</w:t>
      </w:r>
    </w:p>
    <w:p w14:paraId="2CE22F6C" w14:textId="77777777" w:rsidR="00447942" w:rsidRDefault="00447942" w:rsidP="00447942">
      <w:pPr>
        <w:pStyle w:val="Heading5"/>
      </w:pPr>
      <w:r>
        <w:t>Purpose</w:t>
      </w:r>
    </w:p>
    <w:p w14:paraId="7C421999" w14:textId="77777777" w:rsidR="00447942" w:rsidRDefault="00447942" w:rsidP="00447942">
      <w:r w:rsidRPr="006F6D4F">
        <w:t xml:space="preserve">The purpose of this success indicator is to ensure campuses follow </w:t>
      </w:r>
      <w:r>
        <w:t>the systemwide</w:t>
      </w:r>
      <w:r w:rsidRPr="006F6D4F">
        <w:t xml:space="preserve"> process for providing alternate access when ICT products or services have known accessibility barriers</w:t>
      </w:r>
      <w:r>
        <w:t>; utilizing the TAAP template, completing the steps according to the instructions, communicating the TAAP with campus support personnel, and following mandated review periods for TAAP documentation update and escalation should the vendor be out of compliance.</w:t>
      </w:r>
    </w:p>
    <w:p w14:paraId="0EDCFAD8" w14:textId="77777777" w:rsidR="00447942" w:rsidRPr="006F6D4F" w:rsidRDefault="00447942" w:rsidP="00447942"/>
    <w:p w14:paraId="4E8FF879" w14:textId="77777777" w:rsidR="00447942" w:rsidRDefault="00447942" w:rsidP="00447942">
      <w:pPr>
        <w:pStyle w:val="Heading5"/>
      </w:pPr>
      <w:r>
        <w:t>Examples of Evidence</w:t>
      </w:r>
    </w:p>
    <w:p w14:paraId="043C2928" w14:textId="77777777" w:rsidR="00447942" w:rsidRDefault="00447942">
      <w:pPr>
        <w:pStyle w:val="ListParagraph"/>
        <w:numPr>
          <w:ilvl w:val="0"/>
          <w:numId w:val="58"/>
        </w:numPr>
      </w:pPr>
      <w:r>
        <w:t>Written procedures or policy documents outlining when and how to initiate a TAAP.</w:t>
      </w:r>
    </w:p>
    <w:p w14:paraId="130385ED" w14:textId="77777777" w:rsidR="00447942" w:rsidRDefault="00447942">
      <w:pPr>
        <w:pStyle w:val="ListParagraph"/>
        <w:numPr>
          <w:ilvl w:val="0"/>
          <w:numId w:val="58"/>
        </w:numPr>
      </w:pPr>
      <w:r>
        <w:t>The current CSU-standardized TAAP template and completed examples.</w:t>
      </w:r>
    </w:p>
    <w:p w14:paraId="093596E3" w14:textId="77777777" w:rsidR="00447942" w:rsidRDefault="00447942">
      <w:pPr>
        <w:pStyle w:val="ListParagraph"/>
        <w:numPr>
          <w:ilvl w:val="0"/>
          <w:numId w:val="58"/>
        </w:numPr>
      </w:pPr>
      <w:r>
        <w:t>Records of TAAP submissions, approvals, and updates.</w:t>
      </w:r>
    </w:p>
    <w:p w14:paraId="67EA485F" w14:textId="77777777" w:rsidR="00447942" w:rsidRDefault="00447942">
      <w:pPr>
        <w:pStyle w:val="ListParagraph"/>
        <w:numPr>
          <w:ilvl w:val="0"/>
          <w:numId w:val="58"/>
        </w:numPr>
      </w:pPr>
      <w:r>
        <w:t>Evidence of communication between procurement, accessibility, and end-user departments regarding implementation.</w:t>
      </w:r>
    </w:p>
    <w:p w14:paraId="21E75069" w14:textId="77777777" w:rsidR="00447942" w:rsidRDefault="00447942">
      <w:pPr>
        <w:pStyle w:val="ListParagraph"/>
        <w:numPr>
          <w:ilvl w:val="0"/>
          <w:numId w:val="58"/>
        </w:numPr>
      </w:pPr>
      <w:r>
        <w:t>Correspondence documenting vendor commitments or timelines to address known barriers.</w:t>
      </w:r>
    </w:p>
    <w:p w14:paraId="6E11F158" w14:textId="27482A5B" w:rsidR="00447942" w:rsidRDefault="00447942">
      <w:pPr>
        <w:pStyle w:val="ListParagraph"/>
        <w:numPr>
          <w:ilvl w:val="0"/>
          <w:numId w:val="58"/>
        </w:numPr>
      </w:pPr>
      <w:r>
        <w:t>Completed TAAPs, communication logs, and templates stored in a shared location accessible to relevant personnel.</w:t>
      </w:r>
    </w:p>
    <w:p w14:paraId="69AF08C1" w14:textId="1710663E" w:rsidR="00DD17B6" w:rsidRDefault="00DD17B6">
      <w:pPr>
        <w:pStyle w:val="ListParagraph"/>
        <w:numPr>
          <w:ilvl w:val="0"/>
          <w:numId w:val="58"/>
        </w:numPr>
      </w:pPr>
      <w:r>
        <w:t>Sharing TAAPs on the systemwide ACR Repository</w:t>
      </w:r>
    </w:p>
    <w:p w14:paraId="14CD955A" w14:textId="49C47113" w:rsidR="00447942" w:rsidRPr="006F6D4F" w:rsidRDefault="00447942" w:rsidP="00447942"/>
    <w:p w14:paraId="5F6D4439" w14:textId="5A036CCD" w:rsidR="00447942" w:rsidRDefault="00447942" w:rsidP="0684D614">
      <w:r>
        <w:t xml:space="preserve">Example of </w:t>
      </w:r>
      <w:r w:rsidRPr="0684D614">
        <w:rPr>
          <w:b/>
        </w:rPr>
        <w:t xml:space="preserve">Established </w:t>
      </w:r>
      <w:r>
        <w:t>Level</w:t>
      </w:r>
    </w:p>
    <w:p w14:paraId="7DDF2C19" w14:textId="0BBF5365" w:rsidR="00447942" w:rsidRDefault="142A1104">
      <w:pPr>
        <w:pStyle w:val="ListParagraph"/>
        <w:numPr>
          <w:ilvl w:val="0"/>
          <w:numId w:val="59"/>
        </w:numPr>
        <w:spacing w:line="259" w:lineRule="auto"/>
        <w:rPr>
          <w:rStyle w:val="Strong"/>
        </w:rPr>
      </w:pPr>
      <w:r w:rsidRPr="35FB01D3">
        <w:rPr>
          <w:rStyle w:val="Strong"/>
        </w:rPr>
        <w:t>Position</w:t>
      </w:r>
      <w:r>
        <w:t xml:space="preserve">: </w:t>
      </w:r>
      <w:r w:rsidR="68D6CE30">
        <w:t>Responsibility for initiating, reviewing, and maintaining TAAPs is assigned to designated staff (e.g., ATI Procurement Lead, Buyer, or Accessibility Coordinator).</w:t>
      </w:r>
    </w:p>
    <w:p w14:paraId="75ABC2C6" w14:textId="77777777" w:rsidR="00447942" w:rsidRDefault="68D6CE30">
      <w:pPr>
        <w:pStyle w:val="ListParagraph"/>
        <w:numPr>
          <w:ilvl w:val="0"/>
          <w:numId w:val="59"/>
        </w:numPr>
        <w:spacing w:line="259" w:lineRule="auto"/>
        <w:rPr>
          <w:rStyle w:val="Strong"/>
        </w:rPr>
      </w:pPr>
      <w:r w:rsidRPr="35FB01D3">
        <w:rPr>
          <w:rStyle w:val="Strong"/>
        </w:rPr>
        <w:t>Budget</w:t>
      </w:r>
      <w:r>
        <w:t>: Resources allocated for staff time and tools supporting TAAP tracking and implementation.</w:t>
      </w:r>
    </w:p>
    <w:p w14:paraId="595C2455" w14:textId="13D3FE09" w:rsidR="00447942" w:rsidRDefault="68D6CE30">
      <w:pPr>
        <w:pStyle w:val="ListParagraph"/>
        <w:numPr>
          <w:ilvl w:val="0"/>
          <w:numId w:val="59"/>
        </w:numPr>
        <w:spacing w:line="259" w:lineRule="auto"/>
        <w:rPr>
          <w:rStyle w:val="Strong"/>
        </w:rPr>
      </w:pPr>
      <w:r w:rsidRPr="35FB01D3">
        <w:rPr>
          <w:rStyle w:val="Strong"/>
        </w:rPr>
        <w:t>Pr</w:t>
      </w:r>
      <w:r w:rsidR="6CAA9920" w:rsidRPr="35FB01D3">
        <w:rPr>
          <w:rStyle w:val="Strong"/>
        </w:rPr>
        <w:t>ocedures</w:t>
      </w:r>
      <w:r>
        <w:t>: Documented procedures require a TAAP to be created whenever a product with known accessibility barriers is approved for use. The standardized CSU template is used in all cases.</w:t>
      </w:r>
    </w:p>
    <w:p w14:paraId="3EEABB34" w14:textId="77777777" w:rsidR="00447942" w:rsidRDefault="68D6CE30">
      <w:pPr>
        <w:pStyle w:val="ListParagraph"/>
        <w:numPr>
          <w:ilvl w:val="0"/>
          <w:numId w:val="59"/>
        </w:numPr>
        <w:spacing w:line="259" w:lineRule="auto"/>
        <w:rPr>
          <w:rStyle w:val="Strong"/>
        </w:rPr>
      </w:pPr>
      <w:r w:rsidRPr="35FB01D3">
        <w:rPr>
          <w:rStyle w:val="Strong"/>
        </w:rPr>
        <w:t>Output</w:t>
      </w:r>
      <w:r>
        <w:t>: All TAAPs are centrally logged, with accessible copies stored in an electronic repository and available to ATI stakeholders.</w:t>
      </w:r>
    </w:p>
    <w:p w14:paraId="4E1C8A10" w14:textId="495EFFB6" w:rsidR="00447942" w:rsidRDefault="11CDDB4F">
      <w:pPr>
        <w:pStyle w:val="ListParagraph"/>
        <w:numPr>
          <w:ilvl w:val="0"/>
          <w:numId w:val="59"/>
        </w:numPr>
      </w:pPr>
      <w:r w:rsidRPr="0684D614">
        <w:rPr>
          <w:rStyle w:val="Strong"/>
        </w:rPr>
        <w:t xml:space="preserve">Managed: </w:t>
      </w:r>
      <w:r w:rsidR="00447942">
        <w:t>Metrics: Track the number of active TAAPs, the completion rates of mitigation actions, and the average resolution time.</w:t>
      </w:r>
    </w:p>
    <w:p w14:paraId="37E96F4A" w14:textId="624E2C96" w:rsidR="00447942" w:rsidRDefault="4096581A">
      <w:pPr>
        <w:pStyle w:val="ListParagraph"/>
        <w:numPr>
          <w:ilvl w:val="0"/>
          <w:numId w:val="59"/>
        </w:numPr>
      </w:pPr>
      <w:r w:rsidRPr="0684D614">
        <w:rPr>
          <w:rStyle w:val="Strong"/>
        </w:rPr>
        <w:t xml:space="preserve">Optimized: </w:t>
      </w:r>
      <w:r w:rsidR="00447942">
        <w:t>Administrative Review: Escalation of TAAPs when the vendor fails to commit. Alternate ICT solutions implemented.</w:t>
      </w:r>
    </w:p>
    <w:p w14:paraId="115F3DCE" w14:textId="77777777" w:rsidR="00447942" w:rsidRDefault="00447942" w:rsidP="00447942">
      <w:pPr>
        <w:pStyle w:val="Heading3"/>
      </w:pPr>
      <w:bookmarkStart w:id="31" w:name="_Toc225336593"/>
      <w:r>
        <w:lastRenderedPageBreak/>
        <w:t>Procurement Goal 8: Experience/Implementation</w:t>
      </w:r>
      <w:bookmarkEnd w:id="31"/>
      <w:r>
        <w:t xml:space="preserve"> </w:t>
      </w:r>
    </w:p>
    <w:p w14:paraId="0DD2CC19" w14:textId="7C98E9AF" w:rsidR="00447942" w:rsidRDefault="00447942" w:rsidP="00447942">
      <w:pPr>
        <w:pStyle w:val="Heading4"/>
      </w:pPr>
      <w:r>
        <w:t xml:space="preserve">Success Indicator </w:t>
      </w:r>
      <w:r w:rsidRPr="009055BC">
        <w:t xml:space="preserve">8.11 NEW </w:t>
      </w:r>
      <w:r w:rsidR="00807002">
        <w:t xml:space="preserve"> </w:t>
      </w:r>
      <w:r w:rsidRPr="009055BC">
        <w:t xml:space="preserve">The campus, including auxiliaries and affiliated entities, systematically identifies and addresses gaps across all procurement channels to ensure all acquired ICT undergoes </w:t>
      </w:r>
      <w:r w:rsidR="00E875EB">
        <w:t>accessibility validation</w:t>
      </w:r>
      <w:r w:rsidRPr="009055BC">
        <w:t xml:space="preserve">. </w:t>
      </w:r>
    </w:p>
    <w:p w14:paraId="6AECA0C3" w14:textId="77777777" w:rsidR="00447942" w:rsidRDefault="00447942" w:rsidP="00447942">
      <w:pPr>
        <w:pStyle w:val="Heading5"/>
      </w:pPr>
      <w:r>
        <w:t>Purpose</w:t>
      </w:r>
    </w:p>
    <w:p w14:paraId="12E05633" w14:textId="77777777" w:rsidR="00447942" w:rsidRDefault="00447942" w:rsidP="00447942">
      <w:r w:rsidRPr="00E74A29">
        <w:t>The purpose of this success indicator is to ensure that accessibility review processes are applied consistently across all procurement channels, including those managed by auxiliaries, departments, or affiliated entities.</w:t>
      </w:r>
      <w:r>
        <w:t xml:space="preserve"> </w:t>
      </w:r>
    </w:p>
    <w:p w14:paraId="435791A8" w14:textId="77777777" w:rsidR="00447942" w:rsidRDefault="00447942">
      <w:pPr>
        <w:pStyle w:val="ListParagraph"/>
        <w:numPr>
          <w:ilvl w:val="0"/>
          <w:numId w:val="62"/>
        </w:numPr>
      </w:pPr>
      <w:r>
        <w:t>Closes compliance gaps caused by decentralized purchasing practices.</w:t>
      </w:r>
    </w:p>
    <w:p w14:paraId="117BBD8A" w14:textId="67734872" w:rsidR="00447942" w:rsidRDefault="00447942">
      <w:pPr>
        <w:pStyle w:val="ListParagraph"/>
        <w:numPr>
          <w:ilvl w:val="0"/>
          <w:numId w:val="62"/>
        </w:numPr>
      </w:pPr>
      <w:r>
        <w:t xml:space="preserve">Ensures all ICT acquisitions, regardless of </w:t>
      </w:r>
      <w:r w:rsidR="017484DC">
        <w:t xml:space="preserve">cost, </w:t>
      </w:r>
      <w:r>
        <w:t>funding source or buyer, are reviewed for accessibility.</w:t>
      </w:r>
    </w:p>
    <w:p w14:paraId="53231300" w14:textId="77777777" w:rsidR="00447942" w:rsidRDefault="00447942">
      <w:pPr>
        <w:pStyle w:val="ListParagraph"/>
        <w:numPr>
          <w:ilvl w:val="0"/>
          <w:numId w:val="62"/>
        </w:numPr>
      </w:pPr>
      <w:r>
        <w:t>Promotes enterprise-wide accountability and alignment with CSU policy.</w:t>
      </w:r>
    </w:p>
    <w:p w14:paraId="039CC5DD" w14:textId="77777777" w:rsidR="00447942" w:rsidRDefault="00447942">
      <w:pPr>
        <w:pStyle w:val="ListParagraph"/>
        <w:numPr>
          <w:ilvl w:val="0"/>
          <w:numId w:val="62"/>
        </w:numPr>
      </w:pPr>
      <w:r>
        <w:t>Builds transparency and collaboration between central procurement, auxiliary organizations, and IT governance.</w:t>
      </w:r>
    </w:p>
    <w:p w14:paraId="305F611D" w14:textId="77777777" w:rsidR="00447942" w:rsidRPr="00E74A29" w:rsidRDefault="00447942" w:rsidP="00447942"/>
    <w:p w14:paraId="561D675B" w14:textId="77777777" w:rsidR="00447942" w:rsidRDefault="00447942" w:rsidP="00447942">
      <w:pPr>
        <w:pStyle w:val="Heading5"/>
      </w:pPr>
      <w:r>
        <w:t>Examples of Evidence</w:t>
      </w:r>
    </w:p>
    <w:p w14:paraId="4112F563" w14:textId="3652EF64" w:rsidR="00447942" w:rsidRDefault="00447942">
      <w:pPr>
        <w:pStyle w:val="ListParagraph"/>
        <w:numPr>
          <w:ilvl w:val="0"/>
          <w:numId w:val="60"/>
        </w:numPr>
      </w:pPr>
      <w:r>
        <w:t xml:space="preserve">Documentation identifying all procurement channels and related workflows (e.g., </w:t>
      </w:r>
      <w:r w:rsidR="009A7252">
        <w:t>P-C</w:t>
      </w:r>
      <w:r>
        <w:t>ard, auxiliary, grants, direct purchases</w:t>
      </w:r>
      <w:r w:rsidR="001924B2">
        <w:t xml:space="preserve">, </w:t>
      </w:r>
      <w:r w:rsidR="009A7252">
        <w:t>no-cost acquisitions</w:t>
      </w:r>
      <w:r>
        <w:t>).</w:t>
      </w:r>
    </w:p>
    <w:p w14:paraId="0F5C9CF3" w14:textId="77777777" w:rsidR="00447942" w:rsidRDefault="00447942">
      <w:pPr>
        <w:pStyle w:val="ListParagraph"/>
        <w:numPr>
          <w:ilvl w:val="0"/>
          <w:numId w:val="60"/>
        </w:numPr>
      </w:pPr>
      <w:r>
        <w:t>Procedures or MOUs requiring auxiliary and affiliated entities to follow ATI procurement standards.</w:t>
      </w:r>
    </w:p>
    <w:p w14:paraId="6EFDE2C7" w14:textId="77777777" w:rsidR="00447942" w:rsidRDefault="00447942">
      <w:pPr>
        <w:pStyle w:val="ListParagraph"/>
        <w:numPr>
          <w:ilvl w:val="0"/>
          <w:numId w:val="60"/>
        </w:numPr>
      </w:pPr>
      <w:r>
        <w:t>Reports or audits identifying and tracking gaps in accessibility review coverage.</w:t>
      </w:r>
    </w:p>
    <w:p w14:paraId="1CF1D798" w14:textId="77777777" w:rsidR="00447942" w:rsidRDefault="00447942">
      <w:pPr>
        <w:pStyle w:val="ListParagraph"/>
        <w:numPr>
          <w:ilvl w:val="0"/>
          <w:numId w:val="60"/>
        </w:numPr>
      </w:pPr>
      <w:r>
        <w:t>Training materials and outreach communications for auxiliary buyers and managers.</w:t>
      </w:r>
    </w:p>
    <w:p w14:paraId="04E899E5" w14:textId="77777777" w:rsidR="00447942" w:rsidRDefault="00447942">
      <w:pPr>
        <w:pStyle w:val="ListParagraph"/>
        <w:numPr>
          <w:ilvl w:val="0"/>
          <w:numId w:val="60"/>
        </w:numPr>
      </w:pPr>
      <w:r>
        <w:t>Meeting notes or correspondence showing collaboration between campus procurement, auxiliaries, and accessibility offices.</w:t>
      </w:r>
    </w:p>
    <w:p w14:paraId="302BA983" w14:textId="1D91C22F" w:rsidR="00447942" w:rsidRDefault="00447942">
      <w:pPr>
        <w:pStyle w:val="ListParagraph"/>
        <w:numPr>
          <w:ilvl w:val="0"/>
          <w:numId w:val="60"/>
        </w:numPr>
      </w:pPr>
      <w:r>
        <w:t>Data showing increased participation or compliance from decentralized purchasing units.</w:t>
      </w:r>
    </w:p>
    <w:p w14:paraId="1612C36F" w14:textId="77777777" w:rsidR="00447942" w:rsidRPr="00E74A29" w:rsidRDefault="00447942" w:rsidP="00447942"/>
    <w:p w14:paraId="7DF7E58D" w14:textId="2C13D6C3" w:rsidR="00447942" w:rsidRDefault="00447942" w:rsidP="001763F0">
      <w:pPr>
        <w:pStyle w:val="Heading5"/>
      </w:pPr>
      <w:r>
        <w:t xml:space="preserve">Example of </w:t>
      </w:r>
      <w:r w:rsidRPr="18097579">
        <w:t xml:space="preserve">Established </w:t>
      </w:r>
      <w:r>
        <w:t>Level</w:t>
      </w:r>
    </w:p>
    <w:p w14:paraId="2A2E4F48" w14:textId="3EA86F10" w:rsidR="00447942" w:rsidRDefault="434D906A">
      <w:pPr>
        <w:pStyle w:val="ListParagraph"/>
        <w:numPr>
          <w:ilvl w:val="0"/>
          <w:numId w:val="61"/>
        </w:numPr>
        <w:spacing w:line="259" w:lineRule="auto"/>
        <w:rPr>
          <w:rStyle w:val="Strong"/>
        </w:rPr>
      </w:pPr>
      <w:r w:rsidRPr="35FB01D3">
        <w:rPr>
          <w:rStyle w:val="Strong"/>
        </w:rPr>
        <w:t>Position</w:t>
      </w:r>
      <w:r>
        <w:t xml:space="preserve">: </w:t>
      </w:r>
      <w:r w:rsidR="68D6CE30">
        <w:t>Roles responsible for oversight include the ATI Procurement Lead, Auxiliary Procurement Managers, and campus buyers, with duties reflected in job descriptions.</w:t>
      </w:r>
    </w:p>
    <w:p w14:paraId="4DA436C7" w14:textId="77777777" w:rsidR="00447942" w:rsidRDefault="68D6CE30">
      <w:pPr>
        <w:pStyle w:val="ListParagraph"/>
        <w:numPr>
          <w:ilvl w:val="0"/>
          <w:numId w:val="61"/>
        </w:numPr>
        <w:spacing w:line="259" w:lineRule="auto"/>
        <w:rPr>
          <w:rStyle w:val="Strong"/>
        </w:rPr>
      </w:pPr>
      <w:r w:rsidRPr="35FB01D3">
        <w:rPr>
          <w:rStyle w:val="Strong"/>
        </w:rPr>
        <w:t>Budget</w:t>
      </w:r>
      <w:r>
        <w:t>: Resources allocated for auxiliary training, outreach, and tracking tool integration.</w:t>
      </w:r>
    </w:p>
    <w:p w14:paraId="2FD63DEC" w14:textId="3FF2315C" w:rsidR="00447942" w:rsidRDefault="68D6CE30">
      <w:pPr>
        <w:pStyle w:val="ListParagraph"/>
        <w:numPr>
          <w:ilvl w:val="0"/>
          <w:numId w:val="61"/>
        </w:numPr>
        <w:spacing w:line="259" w:lineRule="auto"/>
        <w:rPr>
          <w:rStyle w:val="Strong"/>
        </w:rPr>
      </w:pPr>
      <w:r w:rsidRPr="35FB01D3">
        <w:rPr>
          <w:rStyle w:val="Strong"/>
        </w:rPr>
        <w:t>Pr</w:t>
      </w:r>
      <w:r w:rsidR="2DB6B111" w:rsidRPr="35FB01D3">
        <w:rPr>
          <w:rStyle w:val="Strong"/>
        </w:rPr>
        <w:t>ocedures</w:t>
      </w:r>
      <w:r>
        <w:t>: A documented, campus-wide procedure ensures that all ICT acquisitions</w:t>
      </w:r>
      <w:r w:rsidR="73A14D5F">
        <w:t xml:space="preserve">, </w:t>
      </w:r>
      <w:r>
        <w:t>regardless of funding source</w:t>
      </w:r>
      <w:r w:rsidR="05BA29C6">
        <w:t xml:space="preserve"> or cost</w:t>
      </w:r>
      <w:r w:rsidR="17DAB0D5">
        <w:t xml:space="preserve">, </w:t>
      </w:r>
      <w:r>
        <w:t>undergo accessibility review using the same evaluation criteria.</w:t>
      </w:r>
    </w:p>
    <w:p w14:paraId="4912411A" w14:textId="77777777" w:rsidR="00447942" w:rsidRDefault="68D6CE30">
      <w:pPr>
        <w:pStyle w:val="ListParagraph"/>
        <w:numPr>
          <w:ilvl w:val="0"/>
          <w:numId w:val="61"/>
        </w:numPr>
        <w:spacing w:line="259" w:lineRule="auto"/>
        <w:rPr>
          <w:rStyle w:val="Strong"/>
        </w:rPr>
      </w:pPr>
      <w:r w:rsidRPr="35FB01D3">
        <w:rPr>
          <w:rStyle w:val="Strong"/>
        </w:rPr>
        <w:t>Output</w:t>
      </w:r>
      <w:r>
        <w:t>: All purchasing pathways demonstrate compliance with ATI procurement processes, evidenced by audit logs and centralized reports.</w:t>
      </w:r>
    </w:p>
    <w:p w14:paraId="5C586F64" w14:textId="69F67098" w:rsidR="00447942" w:rsidRDefault="7B151359">
      <w:pPr>
        <w:pStyle w:val="ListParagraph"/>
        <w:numPr>
          <w:ilvl w:val="0"/>
          <w:numId w:val="61"/>
        </w:numPr>
      </w:pPr>
      <w:r w:rsidRPr="18097579">
        <w:rPr>
          <w:rStyle w:val="Strong"/>
        </w:rPr>
        <w:t>Managed</w:t>
      </w:r>
      <w:r w:rsidRPr="0684D614">
        <w:rPr>
          <w:rStyle w:val="Strong"/>
        </w:rPr>
        <w:t xml:space="preserve">: </w:t>
      </w:r>
      <w:r w:rsidR="00447942">
        <w:t>Metrics: Track percentage of ICT acquisitions reviewed across all channels, and measure reductions in unreviewed or unreported procurements.</w:t>
      </w:r>
    </w:p>
    <w:p w14:paraId="47B62D37" w14:textId="201EFF18" w:rsidR="00447942" w:rsidRPr="00E74A29" w:rsidRDefault="69058531">
      <w:pPr>
        <w:pStyle w:val="ListParagraph"/>
        <w:numPr>
          <w:ilvl w:val="0"/>
          <w:numId w:val="61"/>
        </w:numPr>
      </w:pPr>
      <w:r w:rsidRPr="0684D614">
        <w:rPr>
          <w:rStyle w:val="Strong"/>
        </w:rPr>
        <w:t xml:space="preserve">Optimized: </w:t>
      </w:r>
      <w:r w:rsidR="00447942">
        <w:t>Administrative Review: Annual reviews evaluate participation from auxiliary entities and document corrective actions where gaps are found.</w:t>
      </w:r>
    </w:p>
    <w:p w14:paraId="32F1614F" w14:textId="77777777" w:rsidR="00447942" w:rsidRDefault="00447942" w:rsidP="00447942">
      <w:pPr>
        <w:sectPr w:rsidR="00447942" w:rsidSect="00447942">
          <w:headerReference w:type="default" r:id="rId24"/>
          <w:footerReference w:type="default" r:id="rId25"/>
          <w:pgSz w:w="12240" w:h="15840"/>
          <w:pgMar w:top="720" w:right="720" w:bottom="720" w:left="720" w:header="720" w:footer="720" w:gutter="0"/>
          <w:cols w:space="720"/>
          <w:docGrid w:linePitch="360"/>
        </w:sectPr>
      </w:pPr>
      <w:r>
        <w:br w:type="page"/>
      </w:r>
    </w:p>
    <w:p w14:paraId="712EF4BB" w14:textId="77777777" w:rsidR="00447942" w:rsidRDefault="00447942" w:rsidP="00447942"/>
    <w:p w14:paraId="7A0C38F5" w14:textId="42A71B2D" w:rsidR="00C50115" w:rsidRPr="00C50115" w:rsidRDefault="00C50115" w:rsidP="003730F4">
      <w:pPr>
        <w:pStyle w:val="Heading4"/>
      </w:pPr>
      <w:r w:rsidRPr="00C50115">
        <w:t xml:space="preserve">Success Indicator 8.12 (NEW): </w:t>
      </w:r>
      <w:r w:rsidRPr="00866500">
        <w:t xml:space="preserve">Follow a </w:t>
      </w:r>
      <w:r w:rsidRPr="00C50115">
        <w:t>platform-agnostic process to ensure that all ICT purchases undergo a consistent ATI accessibility conformance review, regardless of procurement method or system used.</w:t>
      </w:r>
    </w:p>
    <w:p w14:paraId="579BDAE4" w14:textId="77777777" w:rsidR="00942F2A" w:rsidRDefault="00942F2A" w:rsidP="00BF32FD"/>
    <w:p w14:paraId="1F69A5BB" w14:textId="76DB56BF" w:rsidR="00447942" w:rsidRDefault="00447942" w:rsidP="00447942">
      <w:pPr>
        <w:pStyle w:val="Heading5"/>
      </w:pPr>
      <w:r>
        <w:t>Purpose</w:t>
      </w:r>
    </w:p>
    <w:p w14:paraId="3307C2C3" w14:textId="76885CAE" w:rsidR="00447942" w:rsidRDefault="00447942" w:rsidP="00447942">
      <w:r>
        <w:t xml:space="preserve">The purpose of this success indicator is to ensure that ICT acquisitions made through the CSU Systemwide procurement platform (e.g., CSUBuy or other shared systems) receive the same accessibility review and approval as campus-managed procurements. Relying </w:t>
      </w:r>
      <w:r w:rsidR="00BE2328">
        <w:t xml:space="preserve">solely </w:t>
      </w:r>
      <w:r>
        <w:t>on CSUBuy P2P for workflow may fall short of established accessib</w:t>
      </w:r>
      <w:r w:rsidR="00BE2328">
        <w:t>ility</w:t>
      </w:r>
      <w:r>
        <w:t xml:space="preserve"> procurement framework standards. Campuses should ensure their process meet established standards:</w:t>
      </w:r>
    </w:p>
    <w:p w14:paraId="4BC785C9" w14:textId="77777777" w:rsidR="00447942" w:rsidRDefault="00447942">
      <w:pPr>
        <w:pStyle w:val="ListParagraph"/>
        <w:numPr>
          <w:ilvl w:val="0"/>
          <w:numId w:val="64"/>
        </w:numPr>
      </w:pPr>
      <w:r>
        <w:t>Consistent application of accessibility standards across all CSU purchasing mechanisms.</w:t>
      </w:r>
    </w:p>
    <w:p w14:paraId="40644CC8" w14:textId="77777777" w:rsidR="00447942" w:rsidRDefault="00447942">
      <w:pPr>
        <w:pStyle w:val="ListParagraph"/>
        <w:numPr>
          <w:ilvl w:val="0"/>
          <w:numId w:val="63"/>
        </w:numPr>
      </w:pPr>
      <w:r>
        <w:t>Transparency and accountability for products acquired systemwide.</w:t>
      </w:r>
    </w:p>
    <w:p w14:paraId="62E2698C" w14:textId="77777777" w:rsidR="00447942" w:rsidRDefault="00447942">
      <w:pPr>
        <w:pStyle w:val="ListParagraph"/>
        <w:numPr>
          <w:ilvl w:val="0"/>
          <w:numId w:val="63"/>
        </w:numPr>
      </w:pPr>
      <w:r>
        <w:t>Reduction of risk from accessibility gaps in large-scale or shared procurements.</w:t>
      </w:r>
    </w:p>
    <w:p w14:paraId="22F81859" w14:textId="77777777" w:rsidR="00447942" w:rsidRDefault="00447942">
      <w:pPr>
        <w:pStyle w:val="ListParagraph"/>
        <w:numPr>
          <w:ilvl w:val="0"/>
          <w:numId w:val="63"/>
        </w:numPr>
      </w:pPr>
      <w:r>
        <w:t>Collaboration between the campus and the Chancellor’s Office procurement and accessibility teams.</w:t>
      </w:r>
    </w:p>
    <w:p w14:paraId="22CAC4CF" w14:textId="77777777" w:rsidR="00447942" w:rsidRPr="00D25ED4" w:rsidRDefault="00447942" w:rsidP="00447942"/>
    <w:p w14:paraId="57ECEEB2" w14:textId="77777777" w:rsidR="00447942" w:rsidRDefault="00447942" w:rsidP="00447942">
      <w:pPr>
        <w:pStyle w:val="Heading5"/>
      </w:pPr>
      <w:r>
        <w:t>Examples of Evidence</w:t>
      </w:r>
    </w:p>
    <w:p w14:paraId="378E1707" w14:textId="77777777" w:rsidR="00447942" w:rsidRDefault="00447942">
      <w:pPr>
        <w:pStyle w:val="ListParagraph"/>
        <w:numPr>
          <w:ilvl w:val="0"/>
          <w:numId w:val="65"/>
        </w:numPr>
      </w:pPr>
      <w:r>
        <w:t>Written procedures defining accessibility review workflows for systemwide purchases.</w:t>
      </w:r>
    </w:p>
    <w:p w14:paraId="611644C1" w14:textId="5E37ED55" w:rsidR="00447942" w:rsidRDefault="00447942">
      <w:pPr>
        <w:pStyle w:val="ListParagraph"/>
        <w:numPr>
          <w:ilvl w:val="0"/>
          <w:numId w:val="65"/>
        </w:numPr>
      </w:pPr>
      <w:r>
        <w:t>Documentation showing accessibility review steps integrated into CSUBuy or equivalent systems.</w:t>
      </w:r>
    </w:p>
    <w:p w14:paraId="2E587875" w14:textId="77777777" w:rsidR="00447942" w:rsidRDefault="00447942">
      <w:pPr>
        <w:pStyle w:val="ListParagraph"/>
        <w:numPr>
          <w:ilvl w:val="0"/>
          <w:numId w:val="65"/>
        </w:numPr>
      </w:pPr>
      <w:r>
        <w:t>Cross-linking established forms or processes with CSUBuy</w:t>
      </w:r>
    </w:p>
    <w:p w14:paraId="1311D9E7" w14:textId="77777777" w:rsidR="00447942" w:rsidRDefault="00447942">
      <w:pPr>
        <w:pStyle w:val="ListParagraph"/>
        <w:numPr>
          <w:ilvl w:val="0"/>
          <w:numId w:val="65"/>
        </w:numPr>
      </w:pPr>
      <w:r>
        <w:t>Training or communication materials ensuring campus buyers understand review expectations for systemwide acquisitions.</w:t>
      </w:r>
    </w:p>
    <w:p w14:paraId="2EE12BA4" w14:textId="77777777" w:rsidR="00447942" w:rsidRDefault="00447942">
      <w:pPr>
        <w:pStyle w:val="ListParagraph"/>
        <w:numPr>
          <w:ilvl w:val="0"/>
          <w:numId w:val="65"/>
        </w:numPr>
      </w:pPr>
      <w:r>
        <w:t>Completed ACRs, TAAPs, or accessibility statements linked to systemwide contracts.</w:t>
      </w:r>
    </w:p>
    <w:p w14:paraId="0F53F950" w14:textId="77777777" w:rsidR="00447942" w:rsidRPr="00D25ED4" w:rsidRDefault="00447942" w:rsidP="00447942"/>
    <w:p w14:paraId="23903786" w14:textId="77777777" w:rsidR="00447942" w:rsidRDefault="00447942" w:rsidP="00447942">
      <w:pPr>
        <w:pStyle w:val="Heading5"/>
      </w:pPr>
      <w:r>
        <w:t xml:space="preserve">Example of </w:t>
      </w:r>
      <w:r w:rsidRPr="18097579">
        <w:t xml:space="preserve">Established </w:t>
      </w:r>
      <w:r>
        <w:t>Level</w:t>
      </w:r>
    </w:p>
    <w:p w14:paraId="6EAED1C4" w14:textId="44F27B7A" w:rsidR="00447942" w:rsidRDefault="7481E33E">
      <w:pPr>
        <w:pStyle w:val="ListParagraph"/>
        <w:numPr>
          <w:ilvl w:val="0"/>
          <w:numId w:val="66"/>
        </w:numPr>
        <w:spacing w:line="259" w:lineRule="auto"/>
        <w:rPr>
          <w:rStyle w:val="Strong"/>
        </w:rPr>
      </w:pPr>
      <w:r w:rsidRPr="35FB01D3">
        <w:rPr>
          <w:rStyle w:val="Strong"/>
        </w:rPr>
        <w:t>Position</w:t>
      </w:r>
      <w:r>
        <w:t xml:space="preserve">: </w:t>
      </w:r>
      <w:r w:rsidR="68D6CE30">
        <w:t>Designated ATI Procurement Leads and system procurement liaisons are formally responsible for accessibility review coordination.</w:t>
      </w:r>
    </w:p>
    <w:p w14:paraId="43B22DFC" w14:textId="77777777" w:rsidR="00447942" w:rsidRDefault="68D6CE30">
      <w:pPr>
        <w:pStyle w:val="ListParagraph"/>
        <w:numPr>
          <w:ilvl w:val="0"/>
          <w:numId w:val="66"/>
        </w:numPr>
      </w:pPr>
      <w:r w:rsidRPr="35FB01D3">
        <w:rPr>
          <w:rStyle w:val="Strong"/>
        </w:rPr>
        <w:t>Budget</w:t>
      </w:r>
      <w:r>
        <w:t>: Resources allocated for staff participation in systemwide review processes, tool licenses, and cross-campus collaboration.</w:t>
      </w:r>
    </w:p>
    <w:p w14:paraId="259AF809" w14:textId="23819AF6" w:rsidR="00447942" w:rsidRDefault="68D6CE30">
      <w:pPr>
        <w:pStyle w:val="ListParagraph"/>
        <w:numPr>
          <w:ilvl w:val="0"/>
          <w:numId w:val="66"/>
        </w:numPr>
        <w:rPr>
          <w:rStyle w:val="Strong"/>
        </w:rPr>
      </w:pPr>
      <w:r w:rsidRPr="35FB01D3">
        <w:rPr>
          <w:rStyle w:val="Strong"/>
          <w:rFonts w:eastAsiaTheme="minorEastAsia"/>
        </w:rPr>
        <w:t>Pr</w:t>
      </w:r>
      <w:r w:rsidR="2006518C" w:rsidRPr="35FB01D3">
        <w:rPr>
          <w:rStyle w:val="Strong"/>
          <w:rFonts w:eastAsiaTheme="minorEastAsia"/>
        </w:rPr>
        <w:t>ocedures</w:t>
      </w:r>
      <w:r>
        <w:t>: Documented procedures ensure all ICT acquisitions through the CSU Systemwide platform undergo the same accessibility conformance checks as campus procurements.</w:t>
      </w:r>
    </w:p>
    <w:p w14:paraId="452A42CB" w14:textId="77777777" w:rsidR="00447942" w:rsidRDefault="68D6CE30">
      <w:pPr>
        <w:pStyle w:val="ListParagraph"/>
        <w:numPr>
          <w:ilvl w:val="0"/>
          <w:numId w:val="66"/>
        </w:numPr>
        <w:spacing w:line="259" w:lineRule="auto"/>
        <w:rPr>
          <w:rStyle w:val="Strong"/>
          <w:rFonts w:eastAsiaTheme="minorEastAsia"/>
        </w:rPr>
      </w:pPr>
      <w:r w:rsidRPr="35FB01D3">
        <w:rPr>
          <w:rStyle w:val="Strong"/>
          <w:rFonts w:eastAsiaTheme="minorEastAsia"/>
        </w:rPr>
        <w:t>Output</w:t>
      </w:r>
      <w:r>
        <w:t>: Accessibility documentation (ACRs, TAAPs, Roadmaps) attached to each systemwide purchase record.</w:t>
      </w:r>
    </w:p>
    <w:p w14:paraId="01513134" w14:textId="64542D9D" w:rsidR="00447942" w:rsidRDefault="73C3673F">
      <w:pPr>
        <w:pStyle w:val="ListParagraph"/>
        <w:numPr>
          <w:ilvl w:val="0"/>
          <w:numId w:val="66"/>
        </w:numPr>
      </w:pPr>
      <w:r w:rsidRPr="18097579">
        <w:rPr>
          <w:rStyle w:val="Strong"/>
        </w:rPr>
        <w:t xml:space="preserve">Managed: </w:t>
      </w:r>
      <w:r w:rsidR="00447942">
        <w:t>Metrics: Track percentage of systemwide procurements reviewed for accessibility and time-to-completion of reviews.</w:t>
      </w:r>
    </w:p>
    <w:p w14:paraId="22D947FF" w14:textId="668A3C44" w:rsidR="00447942" w:rsidRDefault="24F5CC4E">
      <w:pPr>
        <w:pStyle w:val="ListParagraph"/>
        <w:numPr>
          <w:ilvl w:val="0"/>
          <w:numId w:val="66"/>
        </w:numPr>
        <w:sectPr w:rsidR="00447942" w:rsidSect="00447942">
          <w:headerReference w:type="default" r:id="rId26"/>
          <w:footerReference w:type="default" r:id="rId27"/>
          <w:pgSz w:w="12240" w:h="15840"/>
          <w:pgMar w:top="720" w:right="720" w:bottom="720" w:left="720" w:header="720" w:footer="720" w:gutter="0"/>
          <w:cols w:space="720"/>
          <w:docGrid w:linePitch="360"/>
        </w:sectPr>
      </w:pPr>
      <w:r w:rsidRPr="18097579">
        <w:rPr>
          <w:rStyle w:val="Strong"/>
        </w:rPr>
        <w:t xml:space="preserve">Optimized: </w:t>
      </w:r>
      <w:r w:rsidR="00447942">
        <w:t>Administrative Review: Annual review to assess compliance and identify opportunities for standardization or improvement.</w:t>
      </w:r>
    </w:p>
    <w:p w14:paraId="1E507A39" w14:textId="3976F16C" w:rsidR="009055BC" w:rsidRDefault="009055BC" w:rsidP="00712719">
      <w:pPr>
        <w:pStyle w:val="Heading2"/>
      </w:pPr>
      <w:bookmarkStart w:id="32" w:name="_Toc225336594"/>
      <w:r>
        <w:lastRenderedPageBreak/>
        <w:t>Communication &amp; Training (</w:t>
      </w:r>
      <w:r w:rsidRPr="00360ED4">
        <w:rPr>
          <w:highlight w:val="yellow"/>
        </w:rPr>
        <w:t>NEW</w:t>
      </w:r>
      <w:r>
        <w:t>) Success Indicators</w:t>
      </w:r>
      <w:bookmarkEnd w:id="32"/>
    </w:p>
    <w:p w14:paraId="75416349" w14:textId="72EC2678" w:rsidR="009055BC" w:rsidRDefault="009055BC" w:rsidP="009055BC">
      <w:pPr>
        <w:pStyle w:val="Heading3"/>
      </w:pPr>
      <w:bookmarkStart w:id="33" w:name="_Toc225336595"/>
      <w:r>
        <w:t>Communication &amp; Training Goal 1: Promote a Campus-Wide Culture of Accessibility</w:t>
      </w:r>
      <w:bookmarkEnd w:id="33"/>
    </w:p>
    <w:p w14:paraId="37DA2C5D" w14:textId="3481FD9C" w:rsidR="009055BC" w:rsidRDefault="009055BC" w:rsidP="002F6E95">
      <w:pPr>
        <w:pStyle w:val="Heading4"/>
      </w:pPr>
      <w:r>
        <w:t xml:space="preserve">Success Indicator </w:t>
      </w:r>
      <w:r w:rsidRPr="009055BC">
        <w:t>1.1 Develop a structured, ongoing campus-wide communication campaign (with executive support) to raise awareness about digital accessibility responsibilities and resources.</w:t>
      </w:r>
    </w:p>
    <w:p w14:paraId="47E4C865" w14:textId="77777777" w:rsidR="009055BC" w:rsidRDefault="009055BC" w:rsidP="002F6E95">
      <w:pPr>
        <w:pStyle w:val="Heading5"/>
      </w:pPr>
      <w:r>
        <w:t>Purpose</w:t>
      </w:r>
    </w:p>
    <w:p w14:paraId="2E39BF0A" w14:textId="0EF61DBA" w:rsidR="7DF064CA" w:rsidRDefault="529C3C9B" w:rsidP="7DF064CA">
      <w:r w:rsidRPr="719F6C54">
        <w:rPr>
          <w:rFonts w:ascii="Aptos" w:eastAsia="Aptos" w:hAnsi="Aptos" w:cs="Aptos"/>
        </w:rPr>
        <w:t>Establish a coordinated, sustained communication effort that promotes awareness of digital accessibility responsibilities, resources, and expectations across the campus community. Executive support reinforces institutional commitment, increases visibility, and drives engagement among faculty, staff, students, and vendors.</w:t>
      </w:r>
    </w:p>
    <w:p w14:paraId="2EE8B803" w14:textId="77777777" w:rsidR="009055BC" w:rsidRDefault="009055BC" w:rsidP="002F6E95">
      <w:pPr>
        <w:pStyle w:val="Heading5"/>
      </w:pPr>
      <w:r>
        <w:t>Examples of Evidence</w:t>
      </w:r>
    </w:p>
    <w:p w14:paraId="05159F6B" w14:textId="28BFBF8A" w:rsidR="32112979" w:rsidRDefault="32112979">
      <w:pPr>
        <w:pStyle w:val="ListParagraph"/>
        <w:numPr>
          <w:ilvl w:val="0"/>
          <w:numId w:val="108"/>
        </w:numPr>
        <w:rPr>
          <w:rFonts w:ascii="Aptos" w:eastAsia="Aptos" w:hAnsi="Aptos" w:cs="Aptos"/>
        </w:rPr>
      </w:pPr>
      <w:r w:rsidRPr="0BF4ACAD">
        <w:rPr>
          <w:rFonts w:ascii="Aptos" w:eastAsia="Aptos" w:hAnsi="Aptos" w:cs="Aptos"/>
        </w:rPr>
        <w:t xml:space="preserve">Documented communication plan outlining goals, audiences, messaging, channels, and frequency </w:t>
      </w:r>
    </w:p>
    <w:p w14:paraId="73C06EC9" w14:textId="66F8DDCA" w:rsidR="32112979" w:rsidRDefault="32112979">
      <w:pPr>
        <w:pStyle w:val="ListParagraph"/>
        <w:numPr>
          <w:ilvl w:val="0"/>
          <w:numId w:val="108"/>
        </w:numPr>
        <w:rPr>
          <w:rFonts w:ascii="Aptos" w:eastAsia="Aptos" w:hAnsi="Aptos" w:cs="Aptos"/>
        </w:rPr>
      </w:pPr>
      <w:r w:rsidRPr="0BF4ACAD">
        <w:rPr>
          <w:rFonts w:ascii="Aptos" w:eastAsia="Aptos" w:hAnsi="Aptos" w:cs="Aptos"/>
        </w:rPr>
        <w:t xml:space="preserve">Executive sponsorship or endorsements (e.g., messages from campus leadership, strategic priorities) </w:t>
      </w:r>
    </w:p>
    <w:p w14:paraId="032A340D" w14:textId="602DBE90" w:rsidR="32112979" w:rsidRDefault="32112979">
      <w:pPr>
        <w:pStyle w:val="ListParagraph"/>
        <w:numPr>
          <w:ilvl w:val="0"/>
          <w:numId w:val="108"/>
        </w:numPr>
        <w:rPr>
          <w:rFonts w:ascii="Aptos" w:eastAsia="Aptos" w:hAnsi="Aptos" w:cs="Aptos"/>
        </w:rPr>
      </w:pPr>
      <w:r w:rsidRPr="0BF4ACAD">
        <w:rPr>
          <w:rFonts w:ascii="Aptos" w:eastAsia="Aptos" w:hAnsi="Aptos" w:cs="Aptos"/>
        </w:rPr>
        <w:t xml:space="preserve">кампus-wide campaigns (e.g., accessibility awareness month, targeted outreach initiatives) </w:t>
      </w:r>
    </w:p>
    <w:p w14:paraId="2400BD1F" w14:textId="0E2CAF25" w:rsidR="32112979" w:rsidRDefault="32112979">
      <w:pPr>
        <w:pStyle w:val="ListParagraph"/>
        <w:numPr>
          <w:ilvl w:val="0"/>
          <w:numId w:val="108"/>
        </w:numPr>
        <w:rPr>
          <w:rFonts w:ascii="Aptos" w:eastAsia="Aptos" w:hAnsi="Aptos" w:cs="Aptos"/>
        </w:rPr>
      </w:pPr>
      <w:r w:rsidRPr="0BF4ACAD">
        <w:rPr>
          <w:rFonts w:ascii="Aptos" w:eastAsia="Aptos" w:hAnsi="Aptos" w:cs="Aptos"/>
        </w:rPr>
        <w:t xml:space="preserve">Use of multiple communication channels (e.g., email, websites, social media, LMS announcements, events) </w:t>
      </w:r>
    </w:p>
    <w:p w14:paraId="055AB12A" w14:textId="5C3EEDE5" w:rsidR="32112979" w:rsidRDefault="32112979">
      <w:pPr>
        <w:pStyle w:val="ListParagraph"/>
        <w:numPr>
          <w:ilvl w:val="0"/>
          <w:numId w:val="108"/>
        </w:numPr>
        <w:rPr>
          <w:rFonts w:ascii="Aptos" w:eastAsia="Aptos" w:hAnsi="Aptos" w:cs="Aptos"/>
        </w:rPr>
      </w:pPr>
      <w:r w:rsidRPr="0BF4ACAD">
        <w:rPr>
          <w:rFonts w:ascii="Aptos" w:eastAsia="Aptos" w:hAnsi="Aptos" w:cs="Aptos"/>
        </w:rPr>
        <w:t xml:space="preserve">Messaging tailored to different roles (e.g., faculty, staff, developers, procurement personnel, students) </w:t>
      </w:r>
    </w:p>
    <w:p w14:paraId="7FFA7330" w14:textId="22AD4CDC" w:rsidR="32112979" w:rsidRDefault="32112979">
      <w:pPr>
        <w:pStyle w:val="ListParagraph"/>
        <w:numPr>
          <w:ilvl w:val="0"/>
          <w:numId w:val="108"/>
        </w:numPr>
        <w:rPr>
          <w:rFonts w:ascii="Aptos" w:eastAsia="Aptos" w:hAnsi="Aptos" w:cs="Aptos"/>
        </w:rPr>
      </w:pPr>
      <w:r w:rsidRPr="0BF4ACAD">
        <w:rPr>
          <w:rFonts w:ascii="Aptos" w:eastAsia="Aptos" w:hAnsi="Aptos" w:cs="Aptos"/>
        </w:rPr>
        <w:t xml:space="preserve">Centralized accessibility website or hub with resources, guidance, and support information </w:t>
      </w:r>
    </w:p>
    <w:p w14:paraId="611B68B3" w14:textId="182D1924" w:rsidR="32112979" w:rsidRDefault="32112979">
      <w:pPr>
        <w:pStyle w:val="ListParagraph"/>
        <w:numPr>
          <w:ilvl w:val="0"/>
          <w:numId w:val="108"/>
        </w:numPr>
        <w:rPr>
          <w:rFonts w:ascii="Aptos" w:eastAsia="Aptos" w:hAnsi="Aptos" w:cs="Aptos"/>
        </w:rPr>
      </w:pPr>
      <w:r w:rsidRPr="0BF4ACAD">
        <w:rPr>
          <w:rFonts w:ascii="Aptos" w:eastAsia="Aptos" w:hAnsi="Aptos" w:cs="Aptos"/>
        </w:rPr>
        <w:t>Metrics or analytics tracking engagement with communication efforts (e.g., email open rates, event participation)</w:t>
      </w:r>
    </w:p>
    <w:p w14:paraId="5A70C732" w14:textId="4B90D1A5" w:rsidR="719F6C54" w:rsidRDefault="719F6C54" w:rsidP="719F6C54"/>
    <w:p w14:paraId="30E82574" w14:textId="77777777" w:rsidR="009055BC" w:rsidRDefault="009055BC" w:rsidP="002F6E95">
      <w:pPr>
        <w:pStyle w:val="Heading5"/>
      </w:pPr>
      <w:r>
        <w:t>Example of Established Level</w:t>
      </w:r>
    </w:p>
    <w:p w14:paraId="22CAC207" w14:textId="5101C364" w:rsidR="0019CAC1" w:rsidRDefault="0019CAC1">
      <w:pPr>
        <w:pStyle w:val="ListParagraph"/>
        <w:numPr>
          <w:ilvl w:val="0"/>
          <w:numId w:val="109"/>
        </w:numPr>
        <w:spacing w:before="240" w:after="240"/>
        <w:rPr>
          <w:rFonts w:ascii="Aptos" w:eastAsia="Aptos" w:hAnsi="Aptos" w:cs="Aptos"/>
        </w:rPr>
      </w:pPr>
      <w:r w:rsidRPr="518FF829">
        <w:rPr>
          <w:rFonts w:ascii="Aptos" w:eastAsia="Aptos" w:hAnsi="Aptos" w:cs="Aptos"/>
          <w:b/>
          <w:bCs/>
        </w:rPr>
        <w:t>Position</w:t>
      </w:r>
      <w:r w:rsidR="23CD8811" w:rsidRPr="1D6B22E7">
        <w:rPr>
          <w:rFonts w:ascii="Aptos" w:eastAsia="Aptos" w:hAnsi="Aptos" w:cs="Aptos"/>
          <w:b/>
          <w:bCs/>
        </w:rPr>
        <w:t>:</w:t>
      </w:r>
      <w:r w:rsidRPr="518FF829">
        <w:rPr>
          <w:rFonts w:ascii="Aptos" w:eastAsia="Aptos" w:hAnsi="Aptos" w:cs="Aptos"/>
          <w:b/>
          <w:bCs/>
        </w:rPr>
        <w:t xml:space="preserve"> </w:t>
      </w:r>
      <w:r w:rsidRPr="518FF829">
        <w:rPr>
          <w:rFonts w:ascii="Aptos" w:eastAsia="Aptos" w:hAnsi="Aptos" w:cs="Aptos"/>
        </w:rPr>
        <w:t xml:space="preserve">A designated individual or team is formally responsible for developing and managing campus-wide accessibility communication efforts </w:t>
      </w:r>
    </w:p>
    <w:p w14:paraId="39E36631" w14:textId="706FAD47" w:rsidR="0019CAC1" w:rsidRDefault="0019CAC1">
      <w:pPr>
        <w:pStyle w:val="ListParagraph"/>
        <w:numPr>
          <w:ilvl w:val="0"/>
          <w:numId w:val="109"/>
        </w:numPr>
        <w:spacing w:before="240" w:after="240"/>
        <w:rPr>
          <w:rFonts w:ascii="Aptos" w:eastAsia="Aptos" w:hAnsi="Aptos" w:cs="Aptos"/>
        </w:rPr>
      </w:pPr>
      <w:r w:rsidRPr="518FF829">
        <w:rPr>
          <w:rFonts w:ascii="Aptos" w:eastAsia="Aptos" w:hAnsi="Aptos" w:cs="Aptos"/>
          <w:b/>
          <w:bCs/>
        </w:rPr>
        <w:t>Budget</w:t>
      </w:r>
      <w:r w:rsidR="21CBB3AD" w:rsidRPr="1D6B22E7">
        <w:rPr>
          <w:rFonts w:ascii="Aptos" w:eastAsia="Aptos" w:hAnsi="Aptos" w:cs="Aptos"/>
          <w:b/>
          <w:bCs/>
        </w:rPr>
        <w:t>:</w:t>
      </w:r>
      <w:r w:rsidRPr="518FF829">
        <w:rPr>
          <w:rFonts w:ascii="Aptos" w:eastAsia="Aptos" w:hAnsi="Aptos" w:cs="Aptos"/>
          <w:b/>
          <w:bCs/>
        </w:rPr>
        <w:t xml:space="preserve"> </w:t>
      </w:r>
      <w:r w:rsidRPr="518FF829">
        <w:rPr>
          <w:rFonts w:ascii="Aptos" w:eastAsia="Aptos" w:hAnsi="Aptos" w:cs="Aptos"/>
        </w:rPr>
        <w:t xml:space="preserve">Resources are allocated to support communication activities, including campaign development, tools, and outreach efforts </w:t>
      </w:r>
    </w:p>
    <w:p w14:paraId="5A9794B1" w14:textId="75ABD46B" w:rsidR="0019CAC1" w:rsidRDefault="0019CAC1">
      <w:pPr>
        <w:pStyle w:val="ListParagraph"/>
        <w:numPr>
          <w:ilvl w:val="0"/>
          <w:numId w:val="109"/>
        </w:numPr>
        <w:spacing w:before="240" w:after="240"/>
        <w:rPr>
          <w:rFonts w:ascii="Aptos" w:eastAsia="Aptos" w:hAnsi="Aptos" w:cs="Aptos"/>
        </w:rPr>
      </w:pPr>
      <w:r w:rsidRPr="518FF829">
        <w:rPr>
          <w:rFonts w:ascii="Aptos" w:eastAsia="Aptos" w:hAnsi="Aptos" w:cs="Aptos"/>
          <w:b/>
          <w:bCs/>
        </w:rPr>
        <w:t>Procedures</w:t>
      </w:r>
      <w:r w:rsidR="04B4AC19" w:rsidRPr="2CEE24D4">
        <w:rPr>
          <w:rFonts w:ascii="Aptos" w:eastAsia="Aptos" w:hAnsi="Aptos" w:cs="Aptos"/>
          <w:b/>
          <w:bCs/>
        </w:rPr>
        <w:t>:</w:t>
      </w:r>
      <w:r w:rsidRPr="518FF829">
        <w:rPr>
          <w:rFonts w:ascii="Aptos" w:eastAsia="Aptos" w:hAnsi="Aptos" w:cs="Aptos"/>
          <w:b/>
          <w:bCs/>
        </w:rPr>
        <w:t xml:space="preserve"> </w:t>
      </w:r>
      <w:r w:rsidRPr="518FF829">
        <w:rPr>
          <w:rFonts w:ascii="Aptos" w:eastAsia="Aptos" w:hAnsi="Aptos" w:cs="Aptos"/>
        </w:rPr>
        <w:t xml:space="preserve">A documented communication strategy defines messaging, audiences, channels, and a recurring schedule for outreach, supported by executive endorsement </w:t>
      </w:r>
    </w:p>
    <w:p w14:paraId="3FA3AF26" w14:textId="6252F138" w:rsidR="0019CAC1" w:rsidRDefault="114AE461">
      <w:pPr>
        <w:pStyle w:val="ListParagraph"/>
        <w:numPr>
          <w:ilvl w:val="0"/>
          <w:numId w:val="109"/>
        </w:numPr>
        <w:spacing w:before="240" w:after="240"/>
        <w:rPr>
          <w:rFonts w:ascii="Aptos" w:eastAsia="Aptos" w:hAnsi="Aptos" w:cs="Aptos"/>
        </w:rPr>
      </w:pPr>
      <w:r w:rsidRPr="35FB01D3">
        <w:rPr>
          <w:rFonts w:ascii="Aptos" w:eastAsia="Aptos" w:hAnsi="Aptos" w:cs="Aptos"/>
          <w:b/>
          <w:bCs/>
        </w:rPr>
        <w:t>Output</w:t>
      </w:r>
      <w:r w:rsidR="76D16041" w:rsidRPr="35FB01D3">
        <w:rPr>
          <w:rFonts w:ascii="Aptos" w:eastAsia="Aptos" w:hAnsi="Aptos" w:cs="Aptos"/>
          <w:b/>
          <w:bCs/>
        </w:rPr>
        <w:t>:</w:t>
      </w:r>
      <w:r w:rsidRPr="35FB01D3">
        <w:rPr>
          <w:rFonts w:ascii="Aptos" w:eastAsia="Aptos" w:hAnsi="Aptos" w:cs="Aptos"/>
          <w:b/>
          <w:bCs/>
        </w:rPr>
        <w:t xml:space="preserve"> </w:t>
      </w:r>
      <w:r w:rsidRPr="35FB01D3">
        <w:rPr>
          <w:rFonts w:ascii="Aptos" w:eastAsia="Aptos" w:hAnsi="Aptos" w:cs="Aptos"/>
        </w:rPr>
        <w:t xml:space="preserve">Accessibility communication campaigns </w:t>
      </w:r>
      <w:r w:rsidRPr="35FB01D3">
        <w:rPr>
          <w:rFonts w:ascii="Aptos" w:eastAsia="Aptos" w:hAnsi="Aptos" w:cs="Aptos"/>
          <w:strike/>
        </w:rPr>
        <w:t xml:space="preserve">are </w:t>
      </w:r>
      <w:r w:rsidRPr="35FB01D3">
        <w:rPr>
          <w:rFonts w:ascii="Aptos" w:eastAsia="Aptos" w:hAnsi="Aptos" w:cs="Aptos"/>
        </w:rPr>
        <w:t>consistently delivered across campus, with clear messaging and broad awareness of responsibilities and available resources</w:t>
      </w:r>
    </w:p>
    <w:p w14:paraId="526E5D95" w14:textId="2A9BBE98" w:rsidR="7149ED82" w:rsidRDefault="7149ED82" w:rsidP="7149ED82"/>
    <w:p w14:paraId="54F1AF3A" w14:textId="77777777" w:rsidR="009055BC" w:rsidRDefault="009055BC">
      <w:r>
        <w:br w:type="page"/>
      </w:r>
    </w:p>
    <w:p w14:paraId="306EBA22" w14:textId="2B765DB7" w:rsidR="009055BC" w:rsidRDefault="009055BC" w:rsidP="002F6E95">
      <w:pPr>
        <w:pStyle w:val="Heading4"/>
      </w:pPr>
      <w:r>
        <w:lastRenderedPageBreak/>
        <w:t xml:space="preserve">Success Indicator </w:t>
      </w:r>
      <w:r w:rsidRPr="009055BC">
        <w:t>1.2 Incorporate digital accessibility awareness into onboarding and orientation programs for new faculty, staff, students, and student employees.</w:t>
      </w:r>
    </w:p>
    <w:p w14:paraId="22E77CC6" w14:textId="77777777" w:rsidR="009055BC" w:rsidRDefault="009055BC" w:rsidP="002F6E95">
      <w:pPr>
        <w:pStyle w:val="Heading5"/>
      </w:pPr>
      <w:r>
        <w:t>Purpose</w:t>
      </w:r>
    </w:p>
    <w:p w14:paraId="56393D13" w14:textId="03F310B3" w:rsidR="2193BABE" w:rsidRDefault="2193BABE" w:rsidP="34B47C10">
      <w:r w:rsidRPr="34B47C10">
        <w:rPr>
          <w:rFonts w:ascii="Aptos" w:eastAsia="Aptos" w:hAnsi="Aptos" w:cs="Aptos"/>
        </w:rPr>
        <w:t>Ensure that digital accessibility expectations and resources are introduced at the earliest point of engagement with the institution. Embedding accessibility into onboarding and orientation establishes baseline awareness, promotes shared responsibility, and helps prevent the creation of inaccessible content from the outset.</w:t>
      </w:r>
    </w:p>
    <w:p w14:paraId="25AA8A47" w14:textId="0AC8F5C1" w:rsidR="009055BC" w:rsidRDefault="009055BC" w:rsidP="002F6E95">
      <w:pPr>
        <w:pStyle w:val="Heading5"/>
      </w:pPr>
      <w:r>
        <w:t>Examples of Evidence</w:t>
      </w:r>
    </w:p>
    <w:p w14:paraId="1169640E" w14:textId="4F437CC2" w:rsidR="6DAE7F74" w:rsidRDefault="6DAE7F74">
      <w:pPr>
        <w:pStyle w:val="ListParagraph"/>
        <w:numPr>
          <w:ilvl w:val="0"/>
          <w:numId w:val="108"/>
        </w:numPr>
        <w:rPr>
          <w:rFonts w:ascii="Aptos" w:eastAsia="Aptos" w:hAnsi="Aptos" w:cs="Aptos"/>
        </w:rPr>
      </w:pPr>
      <w:r w:rsidRPr="436D78FB">
        <w:rPr>
          <w:rFonts w:ascii="Aptos" w:eastAsia="Aptos" w:hAnsi="Aptos" w:cs="Aptos"/>
        </w:rPr>
        <w:t xml:space="preserve">Orientation materials (e.g., slides, videos, modules) that include digital accessibility concepts and expectations </w:t>
      </w:r>
    </w:p>
    <w:p w14:paraId="3FE1BF48" w14:textId="275DECFA" w:rsidR="6DAE7F74" w:rsidRDefault="6DAE7F74">
      <w:pPr>
        <w:pStyle w:val="ListParagraph"/>
        <w:numPr>
          <w:ilvl w:val="0"/>
          <w:numId w:val="108"/>
        </w:numPr>
        <w:rPr>
          <w:rFonts w:ascii="Aptos" w:eastAsia="Aptos" w:hAnsi="Aptos" w:cs="Aptos"/>
        </w:rPr>
      </w:pPr>
      <w:r w:rsidRPr="436D78FB">
        <w:rPr>
          <w:rFonts w:ascii="Aptos" w:eastAsia="Aptos" w:hAnsi="Aptos" w:cs="Aptos"/>
        </w:rPr>
        <w:t xml:space="preserve">Onboarding checklists or required training modules covering accessibility basics </w:t>
      </w:r>
    </w:p>
    <w:p w14:paraId="3135B9B1" w14:textId="760A8038" w:rsidR="6DAE7F74" w:rsidRDefault="6DAE7F74">
      <w:pPr>
        <w:pStyle w:val="ListParagraph"/>
        <w:numPr>
          <w:ilvl w:val="0"/>
          <w:numId w:val="108"/>
        </w:numPr>
        <w:rPr>
          <w:rFonts w:ascii="Aptos" w:eastAsia="Aptos" w:hAnsi="Aptos" w:cs="Aptos"/>
        </w:rPr>
      </w:pPr>
      <w:r w:rsidRPr="436D78FB">
        <w:rPr>
          <w:rFonts w:ascii="Aptos" w:eastAsia="Aptos" w:hAnsi="Aptos" w:cs="Aptos"/>
        </w:rPr>
        <w:t xml:space="preserve">Role-specific onboarding content tailored to faculty, staff, student employees, and content creators </w:t>
      </w:r>
    </w:p>
    <w:p w14:paraId="5AB6D4F1" w14:textId="3D40CED8" w:rsidR="6DAE7F74" w:rsidRDefault="6DAE7F74">
      <w:pPr>
        <w:pStyle w:val="ListParagraph"/>
        <w:numPr>
          <w:ilvl w:val="0"/>
          <w:numId w:val="108"/>
        </w:numPr>
        <w:rPr>
          <w:rFonts w:ascii="Aptos" w:eastAsia="Aptos" w:hAnsi="Aptos" w:cs="Aptos"/>
        </w:rPr>
      </w:pPr>
      <w:r w:rsidRPr="436D78FB">
        <w:rPr>
          <w:rFonts w:ascii="Aptos" w:eastAsia="Aptos" w:hAnsi="Aptos" w:cs="Aptos"/>
        </w:rPr>
        <w:t xml:space="preserve">Integration of accessibility information into HR onboarding systems and student orientation programs </w:t>
      </w:r>
    </w:p>
    <w:p w14:paraId="00E22908" w14:textId="34EF96DD" w:rsidR="6DAE7F74" w:rsidRDefault="6DAE7F74">
      <w:pPr>
        <w:pStyle w:val="ListParagraph"/>
        <w:numPr>
          <w:ilvl w:val="0"/>
          <w:numId w:val="108"/>
        </w:numPr>
        <w:rPr>
          <w:rFonts w:ascii="Aptos" w:eastAsia="Aptos" w:hAnsi="Aptos" w:cs="Aptos"/>
        </w:rPr>
      </w:pPr>
      <w:r w:rsidRPr="436D78FB">
        <w:rPr>
          <w:rFonts w:ascii="Aptos" w:eastAsia="Aptos" w:hAnsi="Aptos" w:cs="Aptos"/>
        </w:rPr>
        <w:t xml:space="preserve">References to campus accessibility policies, standards (e.g., WCAG, Section 508), and support resources </w:t>
      </w:r>
    </w:p>
    <w:p w14:paraId="444FB62E" w14:textId="620CD14D" w:rsidR="6DAE7F74" w:rsidRDefault="6DAE7F74">
      <w:pPr>
        <w:pStyle w:val="ListParagraph"/>
        <w:numPr>
          <w:ilvl w:val="0"/>
          <w:numId w:val="108"/>
        </w:numPr>
        <w:rPr>
          <w:rFonts w:ascii="Aptos" w:eastAsia="Aptos" w:hAnsi="Aptos" w:cs="Aptos"/>
        </w:rPr>
      </w:pPr>
      <w:r w:rsidRPr="436D78FB">
        <w:rPr>
          <w:rFonts w:ascii="Aptos" w:eastAsia="Aptos" w:hAnsi="Aptos" w:cs="Aptos"/>
        </w:rPr>
        <w:t xml:space="preserve">Communication materials directing new community members to training, tools, and support services </w:t>
      </w:r>
    </w:p>
    <w:p w14:paraId="7EA0DBB6" w14:textId="08770BA1" w:rsidR="6DAE7F74" w:rsidRDefault="6DAE7F74">
      <w:pPr>
        <w:pStyle w:val="ListParagraph"/>
        <w:numPr>
          <w:ilvl w:val="0"/>
          <w:numId w:val="108"/>
        </w:numPr>
        <w:rPr>
          <w:rFonts w:ascii="Aptos" w:eastAsia="Aptos" w:hAnsi="Aptos" w:cs="Aptos"/>
        </w:rPr>
      </w:pPr>
      <w:r w:rsidRPr="436D78FB">
        <w:rPr>
          <w:rFonts w:ascii="Aptos" w:eastAsia="Aptos" w:hAnsi="Aptos" w:cs="Aptos"/>
        </w:rPr>
        <w:t>Collaboration between HR, faculty development, student affairs, and accessibility teams</w:t>
      </w:r>
    </w:p>
    <w:p w14:paraId="619CC809" w14:textId="28F069B9" w:rsidR="436D78FB" w:rsidRDefault="436D78FB" w:rsidP="436D78FB"/>
    <w:p w14:paraId="1A87912C" w14:textId="64BE1B01" w:rsidR="009055BC" w:rsidRDefault="009055BC" w:rsidP="002F6E95">
      <w:pPr>
        <w:pStyle w:val="Heading5"/>
      </w:pPr>
      <w:r>
        <w:t>Example of Established Level</w:t>
      </w:r>
    </w:p>
    <w:p w14:paraId="4B249640" w14:textId="7A664637" w:rsidR="2FFDC8F5" w:rsidRDefault="3049CB5B">
      <w:pPr>
        <w:pStyle w:val="ListParagraph"/>
        <w:numPr>
          <w:ilvl w:val="0"/>
          <w:numId w:val="7"/>
        </w:numPr>
        <w:spacing w:before="240" w:after="240"/>
        <w:rPr>
          <w:rFonts w:ascii="Aptos" w:eastAsia="Aptos" w:hAnsi="Aptos" w:cs="Aptos"/>
        </w:rPr>
      </w:pPr>
      <w:r w:rsidRPr="35FB01D3">
        <w:rPr>
          <w:rFonts w:ascii="Aptos" w:eastAsia="Aptos" w:hAnsi="Aptos" w:cs="Aptos"/>
          <w:b/>
          <w:bCs/>
        </w:rPr>
        <w:t xml:space="preserve">Position: </w:t>
      </w:r>
      <w:r w:rsidRPr="35FB01D3">
        <w:rPr>
          <w:rFonts w:ascii="Aptos" w:eastAsia="Aptos" w:hAnsi="Aptos" w:cs="Aptos"/>
        </w:rPr>
        <w:t xml:space="preserve">Responsibility for incorporating accessibility into onboarding and orientation is formally assigned to appropriate units (e.g., HR, faculty development, student affairs, ATI program) </w:t>
      </w:r>
    </w:p>
    <w:p w14:paraId="197CC08C" w14:textId="268507E3" w:rsidR="2FFDC8F5" w:rsidRDefault="3049CB5B">
      <w:pPr>
        <w:pStyle w:val="ListParagraph"/>
        <w:numPr>
          <w:ilvl w:val="0"/>
          <w:numId w:val="7"/>
        </w:numPr>
        <w:spacing w:before="240" w:after="240"/>
        <w:rPr>
          <w:rFonts w:ascii="Aptos" w:eastAsia="Aptos" w:hAnsi="Aptos" w:cs="Aptos"/>
        </w:rPr>
      </w:pPr>
      <w:r w:rsidRPr="35FB01D3">
        <w:rPr>
          <w:rFonts w:ascii="Aptos" w:eastAsia="Aptos" w:hAnsi="Aptos" w:cs="Aptos"/>
          <w:b/>
          <w:bCs/>
        </w:rPr>
        <w:t xml:space="preserve">Budget: </w:t>
      </w:r>
      <w:r w:rsidRPr="35FB01D3">
        <w:rPr>
          <w:rFonts w:ascii="Aptos" w:eastAsia="Aptos" w:hAnsi="Aptos" w:cs="Aptos"/>
        </w:rPr>
        <w:t xml:space="preserve">Resources are allocated to support development and delivery of onboarding materials, including training platforms and content creation </w:t>
      </w:r>
    </w:p>
    <w:p w14:paraId="4DD8D3D7" w14:textId="7DAEC041" w:rsidR="2FFDC8F5" w:rsidRDefault="3049CB5B">
      <w:pPr>
        <w:pStyle w:val="ListParagraph"/>
        <w:numPr>
          <w:ilvl w:val="0"/>
          <w:numId w:val="7"/>
        </w:numPr>
        <w:spacing w:before="240" w:after="240"/>
        <w:rPr>
          <w:rFonts w:ascii="Aptos" w:eastAsia="Aptos" w:hAnsi="Aptos" w:cs="Aptos"/>
        </w:rPr>
      </w:pPr>
      <w:r w:rsidRPr="35FB01D3">
        <w:rPr>
          <w:rFonts w:ascii="Aptos" w:eastAsia="Aptos" w:hAnsi="Aptos" w:cs="Aptos"/>
          <w:b/>
          <w:bCs/>
        </w:rPr>
        <w:t>Procedures:</w:t>
      </w:r>
      <w:r w:rsidRPr="35FB01D3">
        <w:rPr>
          <w:rFonts w:ascii="Aptos" w:eastAsia="Aptos" w:hAnsi="Aptos" w:cs="Aptos"/>
        </w:rPr>
        <w:t xml:space="preserve"> A documented process ensures accessibility awareness is consistently integrated into onboarding and orientation programs for all relevant audiences </w:t>
      </w:r>
    </w:p>
    <w:p w14:paraId="7FBC86A4" w14:textId="4060A1C1" w:rsidR="2FFDC8F5" w:rsidRDefault="3049CB5B">
      <w:pPr>
        <w:pStyle w:val="ListParagraph"/>
        <w:numPr>
          <w:ilvl w:val="0"/>
          <w:numId w:val="7"/>
        </w:numPr>
        <w:spacing w:before="240" w:after="240"/>
        <w:rPr>
          <w:rFonts w:ascii="Aptos" w:eastAsia="Aptos" w:hAnsi="Aptos" w:cs="Aptos"/>
        </w:rPr>
      </w:pPr>
      <w:r w:rsidRPr="35FB01D3">
        <w:rPr>
          <w:rFonts w:ascii="Aptos" w:eastAsia="Aptos" w:hAnsi="Aptos" w:cs="Aptos"/>
          <w:b/>
          <w:bCs/>
        </w:rPr>
        <w:t xml:space="preserve">Output: </w:t>
      </w:r>
      <w:r w:rsidR="6179C9D4" w:rsidRPr="35FB01D3">
        <w:rPr>
          <w:rFonts w:ascii="Aptos" w:eastAsia="Aptos" w:hAnsi="Aptos" w:cs="Aptos"/>
          <w:highlight w:val="yellow"/>
        </w:rPr>
        <w:t>Evidence that</w:t>
      </w:r>
      <w:r w:rsidR="6179C9D4" w:rsidRPr="35FB01D3">
        <w:rPr>
          <w:rFonts w:ascii="Aptos" w:eastAsia="Aptos" w:hAnsi="Aptos" w:cs="Aptos"/>
        </w:rPr>
        <w:t xml:space="preserve"> n</w:t>
      </w:r>
      <w:r w:rsidRPr="35FB01D3">
        <w:rPr>
          <w:rFonts w:ascii="Aptos" w:eastAsia="Aptos" w:hAnsi="Aptos" w:cs="Aptos"/>
        </w:rPr>
        <w:t>ew faculty, staff, and students consistently receive accessibility awareness information as part of onboarding, establishing clear expectations and available resources from the start</w:t>
      </w:r>
    </w:p>
    <w:p w14:paraId="028BFA17" w14:textId="6CD2DFEA" w:rsidR="436D78FB" w:rsidRDefault="436D78FB" w:rsidP="436D78FB"/>
    <w:p w14:paraId="5DD9147B" w14:textId="77777777" w:rsidR="009055BC" w:rsidRDefault="009055BC">
      <w:r>
        <w:br w:type="page"/>
      </w:r>
    </w:p>
    <w:p w14:paraId="499C683C" w14:textId="2EC597EF" w:rsidR="009055BC" w:rsidRDefault="009055BC" w:rsidP="002F6E95">
      <w:pPr>
        <w:pStyle w:val="Heading4"/>
      </w:pPr>
      <w:r>
        <w:lastRenderedPageBreak/>
        <w:t xml:space="preserve">Success Indicator </w:t>
      </w:r>
      <w:r w:rsidRPr="009055BC">
        <w:t>1.3 Develop a communication process to ensure all digital content creators (e.g., those who create web, instructional materials, marketing, social media, electronic documents, video, audio) know where to get training, help, and resources for accessibility compliance.</w:t>
      </w:r>
    </w:p>
    <w:p w14:paraId="1057A1F6" w14:textId="77777777" w:rsidR="009055BC" w:rsidRDefault="009055BC" w:rsidP="002F6E95">
      <w:pPr>
        <w:pStyle w:val="Heading5"/>
      </w:pPr>
      <w:r>
        <w:t>Purpose</w:t>
      </w:r>
    </w:p>
    <w:p w14:paraId="138BBD35" w14:textId="74EEB83D" w:rsidR="3827D29E" w:rsidRDefault="3827D29E" w:rsidP="673CC50F">
      <w:r w:rsidRPr="673CC50F">
        <w:rPr>
          <w:rFonts w:ascii="Aptos" w:eastAsia="Aptos" w:hAnsi="Aptos" w:cs="Aptos"/>
        </w:rPr>
        <w:t>Ensure that all individuals responsible for creating digital content can easily identify and access the training, tools, and support needed to meet accessibility requirements. A structured communication process reduces confusion, promotes consistency, and enables content creators to proactively address accessibility.</w:t>
      </w:r>
    </w:p>
    <w:p w14:paraId="0CED1DE2" w14:textId="77777777" w:rsidR="009055BC" w:rsidRDefault="009055BC" w:rsidP="002F6E95">
      <w:pPr>
        <w:pStyle w:val="Heading5"/>
      </w:pPr>
      <w:r>
        <w:t>Examples of Evidence</w:t>
      </w:r>
    </w:p>
    <w:p w14:paraId="327CAB4C" w14:textId="253E29CD" w:rsidR="089B4D15" w:rsidRDefault="089B4D15">
      <w:pPr>
        <w:pStyle w:val="ListParagraph"/>
        <w:numPr>
          <w:ilvl w:val="0"/>
          <w:numId w:val="108"/>
        </w:numPr>
        <w:rPr>
          <w:rFonts w:ascii="Aptos" w:eastAsia="Aptos" w:hAnsi="Aptos" w:cs="Aptos"/>
        </w:rPr>
      </w:pPr>
      <w:r w:rsidRPr="04F1292F">
        <w:rPr>
          <w:rFonts w:ascii="Aptos" w:eastAsia="Aptos" w:hAnsi="Aptos" w:cs="Aptos"/>
        </w:rPr>
        <w:t xml:space="preserve">Centralized accessibility website or resource hub with training, guidance, and support information </w:t>
      </w:r>
    </w:p>
    <w:p w14:paraId="3CE92A99" w14:textId="0E1407F2" w:rsidR="089B4D15" w:rsidRDefault="089B4D15">
      <w:pPr>
        <w:pStyle w:val="ListParagraph"/>
        <w:numPr>
          <w:ilvl w:val="0"/>
          <w:numId w:val="108"/>
        </w:numPr>
        <w:rPr>
          <w:rFonts w:ascii="Aptos" w:eastAsia="Aptos" w:hAnsi="Aptos" w:cs="Aptos"/>
        </w:rPr>
      </w:pPr>
      <w:r w:rsidRPr="04F1292F">
        <w:rPr>
          <w:rFonts w:ascii="Aptos" w:eastAsia="Aptos" w:hAnsi="Aptos" w:cs="Aptos"/>
        </w:rPr>
        <w:t xml:space="preserve">Documented communication process outlining how information is shared with content creators </w:t>
      </w:r>
    </w:p>
    <w:p w14:paraId="569FC37E" w14:textId="5B92AC06" w:rsidR="089B4D15" w:rsidRDefault="089B4D15">
      <w:pPr>
        <w:pStyle w:val="ListParagraph"/>
        <w:numPr>
          <w:ilvl w:val="0"/>
          <w:numId w:val="108"/>
        </w:numPr>
        <w:rPr>
          <w:rFonts w:ascii="Aptos" w:eastAsia="Aptos" w:hAnsi="Aptos" w:cs="Aptos"/>
        </w:rPr>
      </w:pPr>
      <w:r w:rsidRPr="04F1292F">
        <w:rPr>
          <w:rFonts w:ascii="Aptos" w:eastAsia="Aptos" w:hAnsi="Aptos" w:cs="Aptos"/>
        </w:rPr>
        <w:t xml:space="preserve">Targeted communications to specific roles (e.g., faculty, web editors, marketing staff, social media managers) </w:t>
      </w:r>
    </w:p>
    <w:p w14:paraId="7ABBAF73" w14:textId="4151081B" w:rsidR="089B4D15" w:rsidRDefault="089B4D15">
      <w:pPr>
        <w:pStyle w:val="ListParagraph"/>
        <w:numPr>
          <w:ilvl w:val="0"/>
          <w:numId w:val="108"/>
        </w:numPr>
        <w:rPr>
          <w:rFonts w:ascii="Aptos" w:eastAsia="Aptos" w:hAnsi="Aptos" w:cs="Aptos"/>
        </w:rPr>
      </w:pPr>
      <w:r w:rsidRPr="04F1292F">
        <w:rPr>
          <w:rFonts w:ascii="Aptos" w:eastAsia="Aptos" w:hAnsi="Aptos" w:cs="Aptos"/>
        </w:rPr>
        <w:t xml:space="preserve">Regular outreach campaigns (e.g., newsletters, announcements, LMS messages) highlighting available resources </w:t>
      </w:r>
    </w:p>
    <w:p w14:paraId="3C887A8C" w14:textId="28DEFD58" w:rsidR="089B4D15" w:rsidRDefault="089B4D15">
      <w:pPr>
        <w:pStyle w:val="ListParagraph"/>
        <w:numPr>
          <w:ilvl w:val="0"/>
          <w:numId w:val="108"/>
        </w:numPr>
        <w:rPr>
          <w:rFonts w:ascii="Aptos" w:eastAsia="Aptos" w:hAnsi="Aptos" w:cs="Aptos"/>
        </w:rPr>
      </w:pPr>
      <w:r w:rsidRPr="04F1292F">
        <w:rPr>
          <w:rFonts w:ascii="Aptos" w:eastAsia="Aptos" w:hAnsi="Aptos" w:cs="Aptos"/>
        </w:rPr>
        <w:t xml:space="preserve">Clear points of contact for accessibility support (e.g., ATI team, help desk, instructional designers) </w:t>
      </w:r>
    </w:p>
    <w:p w14:paraId="68325E59" w14:textId="30B570E5" w:rsidR="089B4D15" w:rsidRDefault="089B4D15">
      <w:pPr>
        <w:pStyle w:val="ListParagraph"/>
        <w:numPr>
          <w:ilvl w:val="0"/>
          <w:numId w:val="108"/>
        </w:numPr>
        <w:rPr>
          <w:rFonts w:ascii="Aptos" w:eastAsia="Aptos" w:hAnsi="Aptos" w:cs="Aptos"/>
        </w:rPr>
      </w:pPr>
      <w:r w:rsidRPr="04F1292F">
        <w:rPr>
          <w:rFonts w:ascii="Aptos" w:eastAsia="Aptos" w:hAnsi="Aptos" w:cs="Aptos"/>
        </w:rPr>
        <w:t xml:space="preserve">Integration of resource information into tools and platforms used by content creators (e.g., CMS, LMS, document templates) </w:t>
      </w:r>
    </w:p>
    <w:p w14:paraId="4E048825" w14:textId="6E995174" w:rsidR="089B4D15" w:rsidRDefault="089B4D15">
      <w:pPr>
        <w:pStyle w:val="ListParagraph"/>
        <w:numPr>
          <w:ilvl w:val="0"/>
          <w:numId w:val="108"/>
        </w:numPr>
        <w:rPr>
          <w:rFonts w:ascii="Aptos" w:eastAsia="Aptos" w:hAnsi="Aptos" w:cs="Aptos"/>
        </w:rPr>
      </w:pPr>
      <w:r w:rsidRPr="04F1292F">
        <w:rPr>
          <w:rFonts w:ascii="Aptos" w:eastAsia="Aptos" w:hAnsi="Aptos" w:cs="Aptos"/>
        </w:rPr>
        <w:t>Job aids, quick guides, or checklists distributed to support accessible content creation</w:t>
      </w:r>
    </w:p>
    <w:p w14:paraId="7FBC77C6" w14:textId="400E826F" w:rsidR="673CC50F" w:rsidRDefault="673CC50F" w:rsidP="673CC50F"/>
    <w:p w14:paraId="7FA00D76" w14:textId="77777777" w:rsidR="009055BC" w:rsidRDefault="009055BC" w:rsidP="002F6E95">
      <w:pPr>
        <w:pStyle w:val="Heading5"/>
      </w:pPr>
      <w:r>
        <w:t>Example of Established Level</w:t>
      </w:r>
    </w:p>
    <w:p w14:paraId="4AE97717" w14:textId="0077993B" w:rsidR="6CBFA3BF" w:rsidRDefault="6CBFA3BF">
      <w:pPr>
        <w:pStyle w:val="ListParagraph"/>
        <w:numPr>
          <w:ilvl w:val="0"/>
          <w:numId w:val="110"/>
        </w:numPr>
        <w:spacing w:before="240" w:after="240"/>
        <w:rPr>
          <w:rFonts w:ascii="Aptos" w:eastAsia="Aptos" w:hAnsi="Aptos" w:cs="Aptos"/>
        </w:rPr>
      </w:pPr>
      <w:r w:rsidRPr="32DEB134">
        <w:rPr>
          <w:rFonts w:ascii="Aptos" w:eastAsia="Aptos" w:hAnsi="Aptos" w:cs="Aptos"/>
          <w:b/>
          <w:bCs/>
        </w:rPr>
        <w:t xml:space="preserve">Position: </w:t>
      </w:r>
      <w:r w:rsidRPr="32DEB134">
        <w:rPr>
          <w:rFonts w:ascii="Aptos" w:eastAsia="Aptos" w:hAnsi="Aptos" w:cs="Aptos"/>
        </w:rPr>
        <w:t>A</w:t>
      </w:r>
      <w:r w:rsidRPr="04F1292F">
        <w:rPr>
          <w:rFonts w:ascii="Aptos" w:eastAsia="Aptos" w:hAnsi="Aptos" w:cs="Aptos"/>
        </w:rPr>
        <w:t xml:space="preserve"> designated individual or team is formally responsible for communicating accessibility resources and support to digital content creators </w:t>
      </w:r>
    </w:p>
    <w:p w14:paraId="2E6D8F76" w14:textId="7FFEAB0A" w:rsidR="6CBFA3BF" w:rsidRDefault="6CBFA3BF">
      <w:pPr>
        <w:pStyle w:val="ListParagraph"/>
        <w:numPr>
          <w:ilvl w:val="0"/>
          <w:numId w:val="110"/>
        </w:numPr>
        <w:spacing w:before="240" w:after="240"/>
        <w:rPr>
          <w:rFonts w:ascii="Aptos" w:eastAsia="Aptos" w:hAnsi="Aptos" w:cs="Aptos"/>
        </w:rPr>
      </w:pPr>
      <w:r w:rsidRPr="04F1292F">
        <w:rPr>
          <w:rFonts w:ascii="Aptos" w:eastAsia="Aptos" w:hAnsi="Aptos" w:cs="Aptos"/>
          <w:b/>
          <w:bCs/>
        </w:rPr>
        <w:t xml:space="preserve">Budget: </w:t>
      </w:r>
      <w:r w:rsidRPr="04F1292F">
        <w:rPr>
          <w:rFonts w:ascii="Aptos" w:eastAsia="Aptos" w:hAnsi="Aptos" w:cs="Aptos"/>
        </w:rPr>
        <w:t xml:space="preserve">Resources are allocated to support communication efforts, including content development, platforms, and outreach activities </w:t>
      </w:r>
    </w:p>
    <w:p w14:paraId="7986464C" w14:textId="5D3A269D" w:rsidR="6CBFA3BF" w:rsidRDefault="6CBFA3BF">
      <w:pPr>
        <w:pStyle w:val="ListParagraph"/>
        <w:numPr>
          <w:ilvl w:val="0"/>
          <w:numId w:val="110"/>
        </w:numPr>
        <w:spacing w:before="240" w:after="240"/>
        <w:rPr>
          <w:rFonts w:ascii="Aptos" w:eastAsia="Aptos" w:hAnsi="Aptos" w:cs="Aptos"/>
        </w:rPr>
      </w:pPr>
      <w:r w:rsidRPr="04F1292F">
        <w:rPr>
          <w:rFonts w:ascii="Aptos" w:eastAsia="Aptos" w:hAnsi="Aptos" w:cs="Aptos"/>
          <w:b/>
          <w:bCs/>
        </w:rPr>
        <w:t xml:space="preserve">Procedures: </w:t>
      </w:r>
      <w:r w:rsidRPr="04F1292F">
        <w:rPr>
          <w:rFonts w:ascii="Aptos" w:eastAsia="Aptos" w:hAnsi="Aptos" w:cs="Aptos"/>
        </w:rPr>
        <w:t xml:space="preserve">A documented communication process ensures that information about accessibility training, help, and resources is consistently distributed to all relevant content creators </w:t>
      </w:r>
    </w:p>
    <w:p w14:paraId="75A2D36F" w14:textId="0310C66D" w:rsidR="6CBFA3BF" w:rsidRDefault="333387D0">
      <w:pPr>
        <w:pStyle w:val="ListParagraph"/>
        <w:numPr>
          <w:ilvl w:val="0"/>
          <w:numId w:val="110"/>
        </w:numPr>
        <w:spacing w:before="240" w:after="240"/>
        <w:rPr>
          <w:rFonts w:ascii="Aptos" w:eastAsia="Aptos" w:hAnsi="Aptos" w:cs="Aptos"/>
        </w:rPr>
      </w:pPr>
      <w:r w:rsidRPr="35FB01D3">
        <w:rPr>
          <w:rFonts w:ascii="Aptos" w:eastAsia="Aptos" w:hAnsi="Aptos" w:cs="Aptos"/>
          <w:b/>
          <w:bCs/>
        </w:rPr>
        <w:t xml:space="preserve">Output: </w:t>
      </w:r>
      <w:r w:rsidR="6C4131D9" w:rsidRPr="35FB01D3">
        <w:rPr>
          <w:rFonts w:ascii="Aptos" w:eastAsia="Aptos" w:hAnsi="Aptos" w:cs="Aptos"/>
          <w:highlight w:val="yellow"/>
        </w:rPr>
        <w:t>Evidence that</w:t>
      </w:r>
      <w:r w:rsidR="6C4131D9" w:rsidRPr="35FB01D3">
        <w:rPr>
          <w:rFonts w:ascii="Aptos" w:eastAsia="Aptos" w:hAnsi="Aptos" w:cs="Aptos"/>
        </w:rPr>
        <w:t xml:space="preserve"> d</w:t>
      </w:r>
      <w:r w:rsidRPr="35FB01D3">
        <w:rPr>
          <w:rFonts w:ascii="Aptos" w:eastAsia="Aptos" w:hAnsi="Aptos" w:cs="Aptos"/>
        </w:rPr>
        <w:t>igital content creators across campus consistently receive clear, actionable information on where to access accessibility training, support, and resources</w:t>
      </w:r>
    </w:p>
    <w:p w14:paraId="29173C4F" w14:textId="6A8708E0" w:rsidR="04F1292F" w:rsidRDefault="04F1292F" w:rsidP="04F1292F"/>
    <w:p w14:paraId="3A316812" w14:textId="77777777" w:rsidR="009055BC" w:rsidRDefault="009055BC">
      <w:r>
        <w:br w:type="page"/>
      </w:r>
    </w:p>
    <w:p w14:paraId="73D9CA06" w14:textId="59CA9FBC" w:rsidR="009055BC" w:rsidRDefault="009055BC" w:rsidP="002F6E95">
      <w:pPr>
        <w:pStyle w:val="Heading4"/>
      </w:pPr>
      <w:r>
        <w:lastRenderedPageBreak/>
        <w:t xml:space="preserve">Success Indicator </w:t>
      </w:r>
      <w:r w:rsidRPr="009055BC">
        <w:t>1.4 Develop a process so that vendors and campus members involved in ICT procurements know who to contact for assistance, resources, and support.</w:t>
      </w:r>
    </w:p>
    <w:p w14:paraId="0528319C" w14:textId="77777777" w:rsidR="009055BC" w:rsidRDefault="009055BC" w:rsidP="002F6E95">
      <w:pPr>
        <w:pStyle w:val="Heading5"/>
      </w:pPr>
      <w:r>
        <w:t>Purpose</w:t>
      </w:r>
    </w:p>
    <w:p w14:paraId="0162DDB9" w14:textId="434EF5D4" w:rsidR="4F9DB97C" w:rsidRDefault="4F9DB97C" w:rsidP="617E18A4">
      <w:r w:rsidRPr="617E18A4">
        <w:rPr>
          <w:rFonts w:ascii="Aptos" w:eastAsia="Aptos" w:hAnsi="Aptos" w:cs="Aptos"/>
        </w:rPr>
        <w:t>Ensure that individuals and vendors involved in ICT procurement can easily identify and access the appropriate accessibility contacts, resources, and support. A defined communication process reduces delays, improves compliance, and facilitates consistent engagement with accessibility requirements throughout the procurement lifecycle.</w:t>
      </w:r>
    </w:p>
    <w:p w14:paraId="7203D0A9" w14:textId="77777777" w:rsidR="009055BC" w:rsidRDefault="009055BC" w:rsidP="002F6E95">
      <w:pPr>
        <w:pStyle w:val="Heading5"/>
      </w:pPr>
      <w:r>
        <w:t>Examples of Evidence</w:t>
      </w:r>
    </w:p>
    <w:p w14:paraId="64A6BD3D" w14:textId="166D2A73" w:rsidR="4D01FDA0" w:rsidRDefault="4D01FDA0">
      <w:pPr>
        <w:pStyle w:val="ListParagraph"/>
        <w:numPr>
          <w:ilvl w:val="0"/>
          <w:numId w:val="108"/>
        </w:numPr>
        <w:rPr>
          <w:rFonts w:ascii="Aptos" w:eastAsia="Aptos" w:hAnsi="Aptos" w:cs="Aptos"/>
        </w:rPr>
      </w:pPr>
      <w:r w:rsidRPr="617E18A4">
        <w:rPr>
          <w:rFonts w:ascii="Aptos" w:eastAsia="Aptos" w:hAnsi="Aptos" w:cs="Aptos"/>
        </w:rPr>
        <w:t xml:space="preserve">Documented process outlining how procurement stakeholders are directed to accessibility contacts and resources </w:t>
      </w:r>
    </w:p>
    <w:p w14:paraId="3279B1BA" w14:textId="6960D8BA" w:rsidR="4D01FDA0" w:rsidRDefault="4D01FDA0">
      <w:pPr>
        <w:pStyle w:val="ListParagraph"/>
        <w:numPr>
          <w:ilvl w:val="0"/>
          <w:numId w:val="108"/>
        </w:numPr>
        <w:rPr>
          <w:rFonts w:ascii="Aptos" w:eastAsia="Aptos" w:hAnsi="Aptos" w:cs="Aptos"/>
        </w:rPr>
      </w:pPr>
      <w:r w:rsidRPr="617E18A4">
        <w:rPr>
          <w:rFonts w:ascii="Aptos" w:eastAsia="Aptos" w:hAnsi="Aptos" w:cs="Aptos"/>
        </w:rPr>
        <w:t xml:space="preserve">Clearly identified points of contact (e.g., accessibility team, procurement office, IT review team) </w:t>
      </w:r>
    </w:p>
    <w:p w14:paraId="0692E3C7" w14:textId="228BE9F0" w:rsidR="4D01FDA0" w:rsidRDefault="4D01FDA0">
      <w:pPr>
        <w:pStyle w:val="ListParagraph"/>
        <w:numPr>
          <w:ilvl w:val="0"/>
          <w:numId w:val="108"/>
        </w:numPr>
        <w:rPr>
          <w:rFonts w:ascii="Aptos" w:eastAsia="Aptos" w:hAnsi="Aptos" w:cs="Aptos"/>
        </w:rPr>
      </w:pPr>
      <w:r w:rsidRPr="617E18A4">
        <w:rPr>
          <w:rFonts w:ascii="Aptos" w:eastAsia="Aptos" w:hAnsi="Aptos" w:cs="Aptos"/>
        </w:rPr>
        <w:t xml:space="preserve">Procurement websites or portals with accessibility guidance and contact information </w:t>
      </w:r>
    </w:p>
    <w:p w14:paraId="3715FD59" w14:textId="2E0D06FE" w:rsidR="4D01FDA0" w:rsidRDefault="4D01FDA0">
      <w:pPr>
        <w:pStyle w:val="ListParagraph"/>
        <w:numPr>
          <w:ilvl w:val="0"/>
          <w:numId w:val="108"/>
        </w:numPr>
        <w:rPr>
          <w:rFonts w:ascii="Aptos" w:eastAsia="Aptos" w:hAnsi="Aptos" w:cs="Aptos"/>
        </w:rPr>
      </w:pPr>
      <w:r w:rsidRPr="617E18A4">
        <w:rPr>
          <w:rFonts w:ascii="Aptos" w:eastAsia="Aptos" w:hAnsi="Aptos" w:cs="Aptos"/>
        </w:rPr>
        <w:t xml:space="preserve">Standard communication templates or instructions included in procurement workflows (e.g., requisition forms, RFP documents) </w:t>
      </w:r>
    </w:p>
    <w:p w14:paraId="116D4384" w14:textId="2633CC24" w:rsidR="4D01FDA0" w:rsidRDefault="4D01FDA0">
      <w:pPr>
        <w:pStyle w:val="ListParagraph"/>
        <w:numPr>
          <w:ilvl w:val="0"/>
          <w:numId w:val="108"/>
        </w:numPr>
        <w:rPr>
          <w:rFonts w:ascii="Aptos" w:eastAsia="Aptos" w:hAnsi="Aptos" w:cs="Aptos"/>
        </w:rPr>
      </w:pPr>
      <w:r w:rsidRPr="617E18A4">
        <w:rPr>
          <w:rFonts w:ascii="Aptos" w:eastAsia="Aptos" w:hAnsi="Aptos" w:cs="Aptos"/>
        </w:rPr>
        <w:t xml:space="preserve">Vendor-facing materials explaining how to engage with the campus on accessibility requirements </w:t>
      </w:r>
    </w:p>
    <w:p w14:paraId="67C45A45" w14:textId="24FECEDE" w:rsidR="4D01FDA0" w:rsidRDefault="4D01FDA0">
      <w:pPr>
        <w:pStyle w:val="ListParagraph"/>
        <w:numPr>
          <w:ilvl w:val="0"/>
          <w:numId w:val="108"/>
        </w:numPr>
        <w:rPr>
          <w:rFonts w:ascii="Aptos" w:eastAsia="Aptos" w:hAnsi="Aptos" w:cs="Aptos"/>
        </w:rPr>
      </w:pPr>
      <w:r w:rsidRPr="617E18A4">
        <w:rPr>
          <w:rFonts w:ascii="Aptos" w:eastAsia="Aptos" w:hAnsi="Aptos" w:cs="Aptos"/>
        </w:rPr>
        <w:t xml:space="preserve">Integration of contact information into procurement systems or purchasing platforms </w:t>
      </w:r>
    </w:p>
    <w:p w14:paraId="633F4A64" w14:textId="3CDAB8F2" w:rsidR="4D01FDA0" w:rsidRDefault="4D01FDA0">
      <w:pPr>
        <w:pStyle w:val="ListParagraph"/>
        <w:numPr>
          <w:ilvl w:val="0"/>
          <w:numId w:val="108"/>
        </w:numPr>
        <w:rPr>
          <w:rFonts w:ascii="Aptos" w:eastAsia="Aptos" w:hAnsi="Aptos" w:cs="Aptos"/>
        </w:rPr>
      </w:pPr>
      <w:r w:rsidRPr="617E18A4">
        <w:rPr>
          <w:rFonts w:ascii="Aptos" w:eastAsia="Aptos" w:hAnsi="Aptos" w:cs="Aptos"/>
        </w:rPr>
        <w:t>Training or guidance for campus requestors on how to initiate accessibility review or seek assistance</w:t>
      </w:r>
    </w:p>
    <w:p w14:paraId="1FEE2F57" w14:textId="5F43A548" w:rsidR="617E18A4" w:rsidRDefault="617E18A4" w:rsidP="617E18A4"/>
    <w:p w14:paraId="1768DCEE" w14:textId="77777777" w:rsidR="009055BC" w:rsidRDefault="009055BC" w:rsidP="002F6E95">
      <w:pPr>
        <w:pStyle w:val="Heading5"/>
      </w:pPr>
      <w:r>
        <w:t>Example of Established Level</w:t>
      </w:r>
    </w:p>
    <w:p w14:paraId="24BE98A6" w14:textId="132731D7" w:rsidR="66649940" w:rsidRDefault="66649940">
      <w:pPr>
        <w:pStyle w:val="ListParagraph"/>
        <w:numPr>
          <w:ilvl w:val="0"/>
          <w:numId w:val="22"/>
        </w:numPr>
        <w:spacing w:before="240" w:after="240"/>
        <w:rPr>
          <w:rFonts w:ascii="Aptos" w:eastAsia="Aptos" w:hAnsi="Aptos" w:cs="Aptos"/>
        </w:rPr>
      </w:pPr>
      <w:r w:rsidRPr="617E18A4">
        <w:rPr>
          <w:rFonts w:ascii="Aptos" w:eastAsia="Aptos" w:hAnsi="Aptos" w:cs="Aptos"/>
          <w:b/>
          <w:bCs/>
        </w:rPr>
        <w:t xml:space="preserve">Position: </w:t>
      </w:r>
      <w:r w:rsidRPr="617E18A4">
        <w:rPr>
          <w:rFonts w:ascii="Aptos" w:eastAsia="Aptos" w:hAnsi="Aptos" w:cs="Aptos"/>
        </w:rPr>
        <w:t xml:space="preserve">A designated individual or team is formally responsible for providing accessibility support and guidance for ICT procurement </w:t>
      </w:r>
    </w:p>
    <w:p w14:paraId="62F06DAD" w14:textId="3F5D5D0A" w:rsidR="66649940" w:rsidRDefault="66649940">
      <w:pPr>
        <w:pStyle w:val="ListParagraph"/>
        <w:numPr>
          <w:ilvl w:val="0"/>
          <w:numId w:val="22"/>
        </w:numPr>
        <w:spacing w:before="240" w:after="240"/>
        <w:rPr>
          <w:rFonts w:ascii="Aptos" w:eastAsia="Aptos" w:hAnsi="Aptos" w:cs="Aptos"/>
        </w:rPr>
      </w:pPr>
      <w:r w:rsidRPr="617E18A4">
        <w:rPr>
          <w:rFonts w:ascii="Aptos" w:eastAsia="Aptos" w:hAnsi="Aptos" w:cs="Aptos"/>
          <w:b/>
          <w:bCs/>
        </w:rPr>
        <w:t xml:space="preserve">Budget: </w:t>
      </w:r>
      <w:r w:rsidRPr="617E18A4">
        <w:rPr>
          <w:rFonts w:ascii="Aptos" w:eastAsia="Aptos" w:hAnsi="Aptos" w:cs="Aptos"/>
        </w:rPr>
        <w:t xml:space="preserve">Resources are allocated to support communication efforts and staff providing procurement-related accessibility assistance </w:t>
      </w:r>
    </w:p>
    <w:p w14:paraId="6FD6BAA9" w14:textId="7E542CAB" w:rsidR="66649940" w:rsidRDefault="66649940">
      <w:pPr>
        <w:pStyle w:val="ListParagraph"/>
        <w:numPr>
          <w:ilvl w:val="0"/>
          <w:numId w:val="22"/>
        </w:numPr>
        <w:spacing w:before="240" w:after="240"/>
        <w:rPr>
          <w:rFonts w:ascii="Aptos" w:eastAsia="Aptos" w:hAnsi="Aptos" w:cs="Aptos"/>
        </w:rPr>
      </w:pPr>
      <w:r w:rsidRPr="617E18A4">
        <w:rPr>
          <w:rFonts w:ascii="Aptos" w:eastAsia="Aptos" w:hAnsi="Aptos" w:cs="Aptos"/>
          <w:b/>
          <w:bCs/>
        </w:rPr>
        <w:t xml:space="preserve">Procedures: </w:t>
      </w:r>
      <w:r w:rsidRPr="617E18A4">
        <w:rPr>
          <w:rFonts w:ascii="Aptos" w:eastAsia="Aptos" w:hAnsi="Aptos" w:cs="Aptos"/>
        </w:rPr>
        <w:t xml:space="preserve">A documented process ensures procurement stakeholders and vendors are consistently directed to appropriate accessibility contacts, resources, and support channels </w:t>
      </w:r>
    </w:p>
    <w:p w14:paraId="77DC1775" w14:textId="79B103B1" w:rsidR="66649940" w:rsidRDefault="620A400A">
      <w:pPr>
        <w:pStyle w:val="ListParagraph"/>
        <w:numPr>
          <w:ilvl w:val="0"/>
          <w:numId w:val="22"/>
        </w:numPr>
        <w:spacing w:before="240" w:after="240"/>
        <w:rPr>
          <w:rFonts w:ascii="Aptos" w:eastAsia="Aptos" w:hAnsi="Aptos" w:cs="Aptos"/>
        </w:rPr>
      </w:pPr>
      <w:r w:rsidRPr="35FB01D3">
        <w:rPr>
          <w:rFonts w:ascii="Aptos" w:eastAsia="Aptos" w:hAnsi="Aptos" w:cs="Aptos"/>
          <w:b/>
          <w:bCs/>
        </w:rPr>
        <w:t xml:space="preserve">Output: </w:t>
      </w:r>
      <w:r w:rsidRPr="35FB01D3">
        <w:rPr>
          <w:rFonts w:ascii="Aptos" w:eastAsia="Aptos" w:hAnsi="Aptos" w:cs="Aptos"/>
          <w:strike/>
        </w:rPr>
        <w:t>Campus members and vendors involved in ICT procurement consistently know how to access accessibility support, resulting in more efficient and compliant procurement practices</w:t>
      </w:r>
      <w:r w:rsidR="2D35CD32" w:rsidRPr="35FB01D3">
        <w:rPr>
          <w:rFonts w:ascii="Aptos" w:eastAsia="Aptos" w:hAnsi="Aptos" w:cs="Aptos"/>
        </w:rPr>
        <w:t xml:space="preserve"> </w:t>
      </w:r>
      <w:r w:rsidR="2D35CD32" w:rsidRPr="35FB01D3">
        <w:rPr>
          <w:rFonts w:ascii="Aptos" w:eastAsia="Aptos" w:hAnsi="Aptos" w:cs="Aptos"/>
          <w:highlight w:val="yellow"/>
        </w:rPr>
        <w:t>Records or reports showing that vendors and campus members are contacting the designated department or are directed appropriately</w:t>
      </w:r>
      <w:r w:rsidR="2D35CD32" w:rsidRPr="35FB01D3">
        <w:rPr>
          <w:rFonts w:ascii="Aptos" w:eastAsia="Aptos" w:hAnsi="Aptos" w:cs="Aptos"/>
        </w:rPr>
        <w:t xml:space="preserve"> </w:t>
      </w:r>
    </w:p>
    <w:p w14:paraId="15FE1D65" w14:textId="596E19B3" w:rsidR="617E18A4" w:rsidRDefault="617E18A4" w:rsidP="617E18A4"/>
    <w:p w14:paraId="2CF061EA" w14:textId="77777777" w:rsidR="009055BC" w:rsidRDefault="009055BC">
      <w:r>
        <w:br w:type="page"/>
      </w:r>
    </w:p>
    <w:p w14:paraId="5407109F" w14:textId="77777777" w:rsidR="00E62FEA" w:rsidRDefault="00E62FEA" w:rsidP="00E62FEA">
      <w:pPr>
        <w:pStyle w:val="Heading3"/>
      </w:pPr>
      <w:bookmarkStart w:id="34" w:name="_Toc225336596"/>
      <w:r>
        <w:lastRenderedPageBreak/>
        <w:t>Communication &amp; Training Goal 2: Ongoing Role-Specific Accessibility Training</w:t>
      </w:r>
      <w:bookmarkEnd w:id="34"/>
    </w:p>
    <w:p w14:paraId="76F26CF0" w14:textId="210D3DA9" w:rsidR="00E62FEA" w:rsidRDefault="00E62FEA" w:rsidP="002F6E95">
      <w:pPr>
        <w:pStyle w:val="Heading4"/>
      </w:pPr>
      <w:r>
        <w:t xml:space="preserve">Success Indicator </w:t>
      </w:r>
      <w:r w:rsidRPr="6EDDE9BA">
        <w:rPr>
          <w:rFonts w:eastAsia="Calibri" w:cs="Calibri"/>
        </w:rPr>
        <w:t>2. 1 Develop a comprehensive training process for web and mobile developers, designers, content contributors, and digital communicators</w:t>
      </w:r>
      <w:r>
        <w:rPr>
          <w:rFonts w:eastAsia="Calibri" w:cs="Calibri"/>
        </w:rPr>
        <w:t>, e.g</w:t>
      </w:r>
      <w:r>
        <w:rPr>
          <w:rFonts w:eastAsia="Calibri" w:cs="Calibri"/>
          <w:b w:val="0"/>
        </w:rPr>
        <w:t>.</w:t>
      </w:r>
      <w:r>
        <w:rPr>
          <w:rFonts w:eastAsia="Calibri" w:cs="Calibri"/>
        </w:rPr>
        <w:t xml:space="preserve">, </w:t>
      </w:r>
      <w:r w:rsidRPr="6EDDE9BA">
        <w:rPr>
          <w:rFonts w:eastAsia="Calibri" w:cs="Calibri"/>
        </w:rPr>
        <w:t>document creators, social media managers, and marketing staff</w:t>
      </w:r>
      <w:r>
        <w:rPr>
          <w:rFonts w:eastAsia="Calibri" w:cs="Calibri"/>
        </w:rPr>
        <w:t xml:space="preserve">, </w:t>
      </w:r>
      <w:r w:rsidRPr="6EDDE9BA">
        <w:rPr>
          <w:rFonts w:eastAsia="Calibri" w:cs="Calibri"/>
        </w:rPr>
        <w:t>that covers Section 508 standards and campus-specific monitoring processes.</w:t>
      </w:r>
    </w:p>
    <w:p w14:paraId="4D4A35C9" w14:textId="77777777" w:rsidR="00E62FEA" w:rsidRDefault="00E62FEA" w:rsidP="002F6E95">
      <w:pPr>
        <w:pStyle w:val="Heading5"/>
      </w:pPr>
      <w:r>
        <w:t>Purpose</w:t>
      </w:r>
    </w:p>
    <w:p w14:paraId="32FE50F0" w14:textId="77777777" w:rsidR="00E62FEA" w:rsidRDefault="00E62FEA" w:rsidP="002F6E95">
      <w:pPr>
        <w:pStyle w:val="Heading5"/>
      </w:pPr>
      <w:r>
        <w:t>Examples of Evidence</w:t>
      </w:r>
    </w:p>
    <w:p w14:paraId="6173D6C2" w14:textId="77777777" w:rsidR="00E62FEA" w:rsidRDefault="00E62FEA" w:rsidP="002F6E95">
      <w:pPr>
        <w:pStyle w:val="Heading5"/>
      </w:pPr>
      <w:r>
        <w:t>Example of Established Level</w:t>
      </w:r>
    </w:p>
    <w:p w14:paraId="3402CCEF" w14:textId="77777777" w:rsidR="00E62FEA" w:rsidRDefault="00E62FEA">
      <w:r>
        <w:br w:type="page"/>
      </w:r>
    </w:p>
    <w:p w14:paraId="4F3BDA82" w14:textId="77D3FAB9" w:rsidR="00E62FEA" w:rsidRDefault="00E62FEA" w:rsidP="002F6E95">
      <w:pPr>
        <w:pStyle w:val="Heading4"/>
      </w:pPr>
      <w:r>
        <w:lastRenderedPageBreak/>
        <w:t xml:space="preserve">Success Indicator </w:t>
      </w:r>
      <w:r w:rsidRPr="00E62FEA">
        <w:t>2.2 Develop a training process (with varied content and modalities) for faculty and instructional staff on the creation, adoption, and remediation of accessible instructional materials.</w:t>
      </w:r>
    </w:p>
    <w:p w14:paraId="463A918E" w14:textId="77777777" w:rsidR="00E62FEA" w:rsidRDefault="00E62FEA" w:rsidP="002F6E95">
      <w:pPr>
        <w:pStyle w:val="Heading5"/>
      </w:pPr>
      <w:r>
        <w:t>Purpose</w:t>
      </w:r>
    </w:p>
    <w:p w14:paraId="4FEED6BE" w14:textId="77777777" w:rsidR="00E62FEA" w:rsidRDefault="00E62FEA" w:rsidP="002F6E95">
      <w:pPr>
        <w:pStyle w:val="Heading5"/>
      </w:pPr>
      <w:r>
        <w:t>Examples of Evidence</w:t>
      </w:r>
    </w:p>
    <w:p w14:paraId="18B10EEB" w14:textId="77777777" w:rsidR="00E62FEA" w:rsidRDefault="00E62FEA" w:rsidP="002F6E95">
      <w:pPr>
        <w:pStyle w:val="Heading5"/>
      </w:pPr>
      <w:r>
        <w:t>Example of Established Level</w:t>
      </w:r>
    </w:p>
    <w:p w14:paraId="5B960351" w14:textId="77777777" w:rsidR="00E62FEA" w:rsidRDefault="00E62FEA">
      <w:r>
        <w:br w:type="page"/>
      </w:r>
    </w:p>
    <w:p w14:paraId="1F9A3C44" w14:textId="3AD70F05" w:rsidR="00E62FEA" w:rsidRDefault="00E62FEA" w:rsidP="002F6E95">
      <w:pPr>
        <w:pStyle w:val="Heading4"/>
      </w:pPr>
      <w:r>
        <w:lastRenderedPageBreak/>
        <w:t xml:space="preserve">Success Indicator </w:t>
      </w:r>
      <w:r w:rsidRPr="00E62FEA">
        <w:t>2.3 Integrate accessibility into ongoing academic technology training through faculty support centers.</w:t>
      </w:r>
    </w:p>
    <w:p w14:paraId="7B06C96D" w14:textId="77777777" w:rsidR="00E62FEA" w:rsidRDefault="00E62FEA" w:rsidP="002F6E95">
      <w:pPr>
        <w:pStyle w:val="Heading5"/>
      </w:pPr>
      <w:r>
        <w:t>Purpose</w:t>
      </w:r>
    </w:p>
    <w:p w14:paraId="4E6A5ACD" w14:textId="77777777" w:rsidR="00E62FEA" w:rsidRDefault="00E62FEA" w:rsidP="002F6E95">
      <w:pPr>
        <w:pStyle w:val="Heading5"/>
      </w:pPr>
      <w:r>
        <w:t>Examples of Evidence</w:t>
      </w:r>
    </w:p>
    <w:p w14:paraId="612A3C38" w14:textId="77777777" w:rsidR="00E62FEA" w:rsidRDefault="00E62FEA" w:rsidP="002F6E95">
      <w:pPr>
        <w:pStyle w:val="Heading5"/>
      </w:pPr>
      <w:r>
        <w:t>Example of Established Level</w:t>
      </w:r>
    </w:p>
    <w:p w14:paraId="2C5510B4" w14:textId="77777777" w:rsidR="00E62FEA" w:rsidRDefault="00E62FEA">
      <w:r>
        <w:br w:type="page"/>
      </w:r>
    </w:p>
    <w:p w14:paraId="2A4CEE17" w14:textId="397D8359" w:rsidR="00E62FEA" w:rsidRDefault="00E62FEA" w:rsidP="002F6E95">
      <w:pPr>
        <w:pStyle w:val="Heading4"/>
      </w:pPr>
      <w:r>
        <w:lastRenderedPageBreak/>
        <w:t xml:space="preserve">Success Indicator </w:t>
      </w:r>
      <w:r w:rsidRPr="00E62FEA">
        <w:t>2.4 Develop training to ensure everyone purchasing IT products and services understands relevant policies, procedures, and accessibility requirements (This can include purchase requestors, administrative support staff, technology support staff, buyers, procurement officers, and purchase cardholders).</w:t>
      </w:r>
    </w:p>
    <w:p w14:paraId="6456AD36" w14:textId="77777777" w:rsidR="00E62FEA" w:rsidRDefault="00E62FEA" w:rsidP="002F6E95">
      <w:pPr>
        <w:pStyle w:val="Heading5"/>
      </w:pPr>
      <w:r>
        <w:t>Purpose</w:t>
      </w:r>
    </w:p>
    <w:p w14:paraId="6C3FEE0B" w14:textId="77777777" w:rsidR="00E62FEA" w:rsidRDefault="00E62FEA" w:rsidP="002F6E95">
      <w:pPr>
        <w:pStyle w:val="Heading5"/>
      </w:pPr>
      <w:r>
        <w:t>Examples of Evidence</w:t>
      </w:r>
    </w:p>
    <w:p w14:paraId="6B9C1EBE" w14:textId="77777777" w:rsidR="00E62FEA" w:rsidRDefault="00E62FEA" w:rsidP="002F6E95">
      <w:pPr>
        <w:pStyle w:val="Heading5"/>
      </w:pPr>
      <w:r>
        <w:t>Example of Established Level</w:t>
      </w:r>
    </w:p>
    <w:p w14:paraId="5F545DE0" w14:textId="77777777" w:rsidR="00E62FEA" w:rsidRDefault="00E62FEA">
      <w:r>
        <w:br w:type="page"/>
      </w:r>
    </w:p>
    <w:p w14:paraId="2E45D1AD" w14:textId="07DD3C02" w:rsidR="00E62FEA" w:rsidRDefault="00E62FEA" w:rsidP="002F6E95">
      <w:pPr>
        <w:pStyle w:val="Heading4"/>
      </w:pPr>
      <w:r>
        <w:lastRenderedPageBreak/>
        <w:t xml:space="preserve">Success Indicator </w:t>
      </w:r>
      <w:r w:rsidRPr="00E62FEA">
        <w:t>2.5 Develop a process to ensure that employees with explicit ATI accessibility responsibilities in each priority area (Web, Instructional Materials, and Procurement) are prioritized for ongoing, role-specific professional development to meet evolving accessibility standards and campus goals.</w:t>
      </w:r>
    </w:p>
    <w:p w14:paraId="47899378" w14:textId="77777777" w:rsidR="00E62FEA" w:rsidRDefault="00E62FEA" w:rsidP="002F6E95">
      <w:pPr>
        <w:pStyle w:val="Heading5"/>
      </w:pPr>
      <w:r>
        <w:t>Purpose</w:t>
      </w:r>
    </w:p>
    <w:p w14:paraId="03EB3039" w14:textId="77777777" w:rsidR="00E62FEA" w:rsidRDefault="00E62FEA" w:rsidP="002F6E95">
      <w:pPr>
        <w:pStyle w:val="Heading5"/>
      </w:pPr>
      <w:r>
        <w:t>Examples of Evidence</w:t>
      </w:r>
    </w:p>
    <w:p w14:paraId="70A5B513" w14:textId="77777777" w:rsidR="00E62FEA" w:rsidRDefault="00E62FEA" w:rsidP="002F6E95">
      <w:pPr>
        <w:pStyle w:val="Heading5"/>
      </w:pPr>
      <w:r>
        <w:t>Example of Established Level</w:t>
      </w:r>
    </w:p>
    <w:p w14:paraId="6064C8E8" w14:textId="77777777" w:rsidR="00E62FEA" w:rsidRDefault="00E62FEA">
      <w:pPr>
        <w:sectPr w:rsidR="00E62FEA" w:rsidSect="00EE5784">
          <w:headerReference w:type="default" r:id="rId28"/>
          <w:footerReference w:type="default" r:id="rId29"/>
          <w:pgSz w:w="12240" w:h="15840"/>
          <w:pgMar w:top="720" w:right="720" w:bottom="720" w:left="720" w:header="720" w:footer="720" w:gutter="0"/>
          <w:cols w:space="720"/>
          <w:docGrid w:linePitch="360"/>
        </w:sectPr>
      </w:pPr>
      <w:r>
        <w:br w:type="page"/>
      </w:r>
    </w:p>
    <w:p w14:paraId="202086DA" w14:textId="6AC40E5A" w:rsidR="00E62FEA" w:rsidRDefault="00E62FEA" w:rsidP="00712719">
      <w:pPr>
        <w:pStyle w:val="Heading2"/>
      </w:pPr>
      <w:bookmarkStart w:id="35" w:name="_Governance,_Planning,_and"/>
      <w:bookmarkStart w:id="36" w:name="_Toc225336597"/>
      <w:bookmarkEnd w:id="35"/>
      <w:r>
        <w:lastRenderedPageBreak/>
        <w:t>Governance, Planning, and Policies (NEW) Success Indicators</w:t>
      </w:r>
      <w:bookmarkEnd w:id="36"/>
    </w:p>
    <w:p w14:paraId="6EF261C9" w14:textId="77777777" w:rsidR="00E62FEA" w:rsidRDefault="00E62FEA" w:rsidP="00E62FEA">
      <w:pPr>
        <w:pStyle w:val="Heading3"/>
      </w:pPr>
      <w:bookmarkStart w:id="37" w:name="_Toc225336598"/>
      <w:r>
        <w:t xml:space="preserve">Governance, Planning, and Policies </w:t>
      </w:r>
      <w:r w:rsidRPr="00D61558">
        <w:t>Goal 1: Establish Clear Roles and Responsibilities for Accessibility Oversight</w:t>
      </w:r>
      <w:bookmarkEnd w:id="37"/>
    </w:p>
    <w:p w14:paraId="0AA4F558" w14:textId="5B17F1FE" w:rsidR="00E62FEA" w:rsidRDefault="00E62FEA" w:rsidP="002F6E95">
      <w:pPr>
        <w:pStyle w:val="Heading4"/>
      </w:pPr>
      <w:r>
        <w:t xml:space="preserve">Success Indicator </w:t>
      </w:r>
      <w:r w:rsidRPr="00E62FEA">
        <w:t>1.</w:t>
      </w:r>
      <w:r w:rsidR="36EB82CD">
        <w:t>1</w:t>
      </w:r>
      <w:r w:rsidRPr="00E62FEA">
        <w:t xml:space="preserve"> Assigned authority and responsibility for accessibility documented in appropriate position descriptions </w:t>
      </w:r>
    </w:p>
    <w:p w14:paraId="7564DE39" w14:textId="77777777" w:rsidR="00E62FEA" w:rsidRDefault="00E62FEA" w:rsidP="002F6E95">
      <w:pPr>
        <w:pStyle w:val="Heading5"/>
      </w:pPr>
      <w:r>
        <w:t>Purpose</w:t>
      </w:r>
    </w:p>
    <w:p w14:paraId="23586C1A" w14:textId="74E853E5" w:rsidR="5672E6EC" w:rsidRDefault="10DD3FB6" w:rsidP="5672E6EC">
      <w:r w:rsidRPr="617E18A4">
        <w:rPr>
          <w:rFonts w:ascii="Aptos" w:eastAsia="Aptos" w:hAnsi="Aptos" w:cs="Aptos"/>
        </w:rPr>
        <w:t xml:space="preserve">Ensure that responsibility for digital accessibility is formally defined and embedded within institutional roles. Documenting accessibility expectations in position descriptions </w:t>
      </w:r>
      <w:r w:rsidR="690BB93C" w:rsidRPr="617E18A4">
        <w:rPr>
          <w:rFonts w:ascii="Aptos" w:eastAsia="Aptos" w:hAnsi="Aptos" w:cs="Aptos"/>
        </w:rPr>
        <w:t>establish</w:t>
      </w:r>
      <w:r w:rsidRPr="617E18A4">
        <w:rPr>
          <w:rFonts w:ascii="Aptos" w:eastAsia="Aptos" w:hAnsi="Aptos" w:cs="Aptos"/>
        </w:rPr>
        <w:t xml:space="preserve"> accountability, clarifies ownership, and supports sustained implementation across all priority areas (Web, Instructional Materials, Procurement, and related functions).</w:t>
      </w:r>
    </w:p>
    <w:p w14:paraId="39AE25D2" w14:textId="77777777" w:rsidR="00E62FEA" w:rsidRDefault="00E62FEA" w:rsidP="002F6E95">
      <w:pPr>
        <w:pStyle w:val="Heading5"/>
      </w:pPr>
      <w:r>
        <w:t>Examples of Evidence</w:t>
      </w:r>
    </w:p>
    <w:p w14:paraId="46647F77" w14:textId="156F7196" w:rsidR="17E273F6" w:rsidRDefault="17E273F6">
      <w:pPr>
        <w:pStyle w:val="ListParagraph"/>
        <w:numPr>
          <w:ilvl w:val="0"/>
          <w:numId w:val="89"/>
        </w:numPr>
        <w:rPr>
          <w:rFonts w:ascii="Aptos" w:eastAsia="Aptos" w:hAnsi="Aptos" w:cs="Aptos"/>
        </w:rPr>
      </w:pPr>
      <w:r w:rsidRPr="1021553E">
        <w:rPr>
          <w:rFonts w:ascii="Aptos" w:eastAsia="Aptos" w:hAnsi="Aptos" w:cs="Aptos"/>
        </w:rPr>
        <w:t xml:space="preserve">Position descriptions that explicitly include digital accessibility responsibilities (e.g., web content creators, instructional designers, procurement staff, IT leadership) </w:t>
      </w:r>
    </w:p>
    <w:p w14:paraId="14BC787C" w14:textId="1C94BFE6" w:rsidR="17E273F6" w:rsidRDefault="17E273F6">
      <w:pPr>
        <w:pStyle w:val="ListParagraph"/>
        <w:numPr>
          <w:ilvl w:val="0"/>
          <w:numId w:val="89"/>
        </w:numPr>
        <w:rPr>
          <w:rFonts w:ascii="Aptos" w:eastAsia="Aptos" w:hAnsi="Aptos" w:cs="Aptos"/>
        </w:rPr>
      </w:pPr>
      <w:r w:rsidRPr="1021553E">
        <w:rPr>
          <w:rFonts w:ascii="Aptos" w:eastAsia="Aptos" w:hAnsi="Aptos" w:cs="Aptos"/>
        </w:rPr>
        <w:t xml:space="preserve">Standard language or competencies related to accessibility included in HR classification or job templates </w:t>
      </w:r>
    </w:p>
    <w:p w14:paraId="10066D55" w14:textId="5659AC17" w:rsidR="17E273F6" w:rsidRDefault="17E273F6">
      <w:pPr>
        <w:pStyle w:val="ListParagraph"/>
        <w:numPr>
          <w:ilvl w:val="0"/>
          <w:numId w:val="89"/>
        </w:numPr>
        <w:rPr>
          <w:rFonts w:ascii="Aptos" w:eastAsia="Aptos" w:hAnsi="Aptos" w:cs="Aptos"/>
        </w:rPr>
      </w:pPr>
      <w:r w:rsidRPr="1021553E">
        <w:rPr>
          <w:rFonts w:ascii="Aptos" w:eastAsia="Aptos" w:hAnsi="Aptos" w:cs="Aptos"/>
        </w:rPr>
        <w:t xml:space="preserve">Organizational charts or role matrices showing accessibility responsibilities across departments </w:t>
      </w:r>
    </w:p>
    <w:p w14:paraId="5AB71722" w14:textId="26999BAB" w:rsidR="17E273F6" w:rsidRDefault="17E273F6">
      <w:pPr>
        <w:pStyle w:val="ListParagraph"/>
        <w:numPr>
          <w:ilvl w:val="0"/>
          <w:numId w:val="89"/>
        </w:numPr>
        <w:rPr>
          <w:rFonts w:ascii="Aptos" w:eastAsia="Aptos" w:hAnsi="Aptos" w:cs="Aptos"/>
        </w:rPr>
      </w:pPr>
      <w:r w:rsidRPr="1021553E">
        <w:rPr>
          <w:rFonts w:ascii="Aptos" w:eastAsia="Aptos" w:hAnsi="Aptos" w:cs="Aptos"/>
        </w:rPr>
        <w:t xml:space="preserve">Performance evaluation criteria tied to accessibility-related duties </w:t>
      </w:r>
    </w:p>
    <w:p w14:paraId="4D76E2E1" w14:textId="7EBC3101" w:rsidR="17E273F6" w:rsidRDefault="17E273F6">
      <w:pPr>
        <w:pStyle w:val="ListParagraph"/>
        <w:numPr>
          <w:ilvl w:val="0"/>
          <w:numId w:val="89"/>
        </w:numPr>
        <w:rPr>
          <w:rFonts w:ascii="Aptos" w:eastAsia="Aptos" w:hAnsi="Aptos" w:cs="Aptos"/>
        </w:rPr>
      </w:pPr>
      <w:r w:rsidRPr="1021553E">
        <w:rPr>
          <w:rFonts w:ascii="Aptos" w:eastAsia="Aptos" w:hAnsi="Aptos" w:cs="Aptos"/>
        </w:rPr>
        <w:t xml:space="preserve">Documentation aligning accessibility responsibilities with specific ATI priority areas or success indicators </w:t>
      </w:r>
    </w:p>
    <w:p w14:paraId="69BEECC5" w14:textId="574DAAB0" w:rsidR="17E273F6" w:rsidRDefault="17E273F6">
      <w:pPr>
        <w:pStyle w:val="ListParagraph"/>
        <w:numPr>
          <w:ilvl w:val="0"/>
          <w:numId w:val="89"/>
        </w:numPr>
        <w:rPr>
          <w:rFonts w:ascii="Aptos" w:eastAsia="Aptos" w:hAnsi="Aptos" w:cs="Aptos"/>
        </w:rPr>
      </w:pPr>
      <w:r w:rsidRPr="1021553E">
        <w:rPr>
          <w:rFonts w:ascii="Aptos" w:eastAsia="Aptos" w:hAnsi="Aptos" w:cs="Aptos"/>
        </w:rPr>
        <w:t>HR or governance policies requiring inclusion of accessibility in relevant roles</w:t>
      </w:r>
    </w:p>
    <w:p w14:paraId="72841AE1" w14:textId="51EA285B" w:rsidR="10D25074" w:rsidRDefault="10D25074" w:rsidP="10D25074"/>
    <w:p w14:paraId="68EDBF88" w14:textId="77777777" w:rsidR="00E62FEA" w:rsidRDefault="00E62FEA" w:rsidP="002F6E95">
      <w:pPr>
        <w:pStyle w:val="Heading5"/>
      </w:pPr>
      <w:r>
        <w:t>Example of Established Level</w:t>
      </w:r>
    </w:p>
    <w:p w14:paraId="386EF64D" w14:textId="172352FB" w:rsidR="64B5504F" w:rsidRDefault="77D1D586">
      <w:pPr>
        <w:pStyle w:val="ListParagraph"/>
        <w:numPr>
          <w:ilvl w:val="0"/>
          <w:numId w:val="90"/>
        </w:numPr>
        <w:spacing w:before="240" w:after="240"/>
        <w:rPr>
          <w:rFonts w:ascii="Aptos" w:eastAsia="Aptos" w:hAnsi="Aptos" w:cs="Aptos"/>
        </w:rPr>
      </w:pPr>
      <w:r w:rsidRPr="35FB01D3">
        <w:rPr>
          <w:rFonts w:ascii="Aptos" w:eastAsia="Aptos" w:hAnsi="Aptos" w:cs="Aptos"/>
          <w:b/>
          <w:bCs/>
        </w:rPr>
        <w:t xml:space="preserve">Position: </w:t>
      </w:r>
      <w:r w:rsidR="3014D2B8" w:rsidRPr="35FB01D3">
        <w:rPr>
          <w:rFonts w:ascii="Aptos" w:eastAsia="Aptos" w:hAnsi="Aptos" w:cs="Aptos"/>
        </w:rPr>
        <w:t xml:space="preserve">Accessibility responsibilities are clearly defined and formally included in relevant position descriptions across key roles (e.g., web, instructional materials, procurement, IT, communications) </w:t>
      </w:r>
    </w:p>
    <w:p w14:paraId="1E7441A7" w14:textId="40614421" w:rsidR="64B5504F" w:rsidRDefault="5A163570">
      <w:pPr>
        <w:pStyle w:val="ListParagraph"/>
        <w:numPr>
          <w:ilvl w:val="0"/>
          <w:numId w:val="90"/>
        </w:numPr>
        <w:spacing w:before="240" w:after="240"/>
        <w:rPr>
          <w:rFonts w:ascii="Aptos" w:eastAsia="Aptos" w:hAnsi="Aptos" w:cs="Aptos"/>
        </w:rPr>
      </w:pPr>
      <w:r w:rsidRPr="35FB01D3">
        <w:rPr>
          <w:rFonts w:ascii="Aptos" w:eastAsia="Aptos" w:hAnsi="Aptos" w:cs="Aptos"/>
          <w:b/>
          <w:bCs/>
        </w:rPr>
        <w:t xml:space="preserve">Budget: </w:t>
      </w:r>
      <w:r w:rsidR="3014D2B8" w:rsidRPr="35FB01D3">
        <w:rPr>
          <w:rFonts w:ascii="Aptos" w:eastAsia="Aptos" w:hAnsi="Aptos" w:cs="Aptos"/>
        </w:rPr>
        <w:t xml:space="preserve">Funding supports roles with explicit accessibility responsibilities, including allocated time or dedicated positions </w:t>
      </w:r>
    </w:p>
    <w:p w14:paraId="3CE4CB2E" w14:textId="5D8600C9" w:rsidR="64B5504F" w:rsidRDefault="23C0B254">
      <w:pPr>
        <w:pStyle w:val="ListParagraph"/>
        <w:numPr>
          <w:ilvl w:val="0"/>
          <w:numId w:val="90"/>
        </w:numPr>
        <w:spacing w:before="240" w:after="240"/>
        <w:rPr>
          <w:rFonts w:ascii="Aptos" w:eastAsia="Aptos" w:hAnsi="Aptos" w:cs="Aptos"/>
        </w:rPr>
      </w:pPr>
      <w:r w:rsidRPr="35FB01D3">
        <w:rPr>
          <w:rFonts w:ascii="Aptos" w:eastAsia="Aptos" w:hAnsi="Aptos" w:cs="Aptos"/>
          <w:b/>
          <w:bCs/>
        </w:rPr>
        <w:t xml:space="preserve">Procedures: </w:t>
      </w:r>
      <w:r w:rsidR="3014D2B8" w:rsidRPr="35FB01D3">
        <w:rPr>
          <w:rFonts w:ascii="Aptos" w:eastAsia="Aptos" w:hAnsi="Aptos" w:cs="Aptos"/>
        </w:rPr>
        <w:t xml:space="preserve">A standardized process ensures accessibility responsibilities are consistently incorporated into new and updated position descriptions through HR and governance workflows </w:t>
      </w:r>
    </w:p>
    <w:p w14:paraId="55DC8611" w14:textId="4B91FE2C" w:rsidR="64B5504F" w:rsidRDefault="4C6CDBCF">
      <w:pPr>
        <w:pStyle w:val="ListParagraph"/>
        <w:numPr>
          <w:ilvl w:val="0"/>
          <w:numId w:val="90"/>
        </w:numPr>
        <w:spacing w:before="240" w:after="240"/>
        <w:rPr>
          <w:rFonts w:ascii="Aptos" w:eastAsia="Aptos" w:hAnsi="Aptos" w:cs="Aptos"/>
        </w:rPr>
      </w:pPr>
      <w:r w:rsidRPr="35FB01D3">
        <w:rPr>
          <w:rFonts w:ascii="Aptos" w:eastAsia="Aptos" w:hAnsi="Aptos" w:cs="Aptos"/>
          <w:b/>
          <w:bCs/>
        </w:rPr>
        <w:t xml:space="preserve">Output: </w:t>
      </w:r>
      <w:r w:rsidR="3014D2B8" w:rsidRPr="35FB01D3">
        <w:rPr>
          <w:rFonts w:ascii="Aptos" w:eastAsia="Aptos" w:hAnsi="Aptos" w:cs="Aptos"/>
        </w:rPr>
        <w:t>Position descriptions across the institution consistently reflect assigned accessibility responsibilities, establishing clear accountability for implementation</w:t>
      </w:r>
    </w:p>
    <w:p w14:paraId="2B0BA542" w14:textId="078B3A25" w:rsidR="6C444249" w:rsidRDefault="6C444249" w:rsidP="6C444249"/>
    <w:p w14:paraId="03D9A0DF" w14:textId="77777777" w:rsidR="00E62FEA" w:rsidRDefault="00E62FEA">
      <w:r>
        <w:br w:type="page"/>
      </w:r>
    </w:p>
    <w:p w14:paraId="68146A46" w14:textId="1D516644" w:rsidR="00E62FEA" w:rsidRDefault="00E62FEA" w:rsidP="002F6E95">
      <w:pPr>
        <w:pStyle w:val="Heading4"/>
      </w:pPr>
      <w:r>
        <w:lastRenderedPageBreak/>
        <w:t xml:space="preserve">Success Indicator </w:t>
      </w:r>
      <w:r w:rsidRPr="00E62FEA">
        <w:t>1</w:t>
      </w:r>
      <w:r>
        <w:t>.</w:t>
      </w:r>
      <w:r w:rsidR="47401AE4">
        <w:t>2</w:t>
      </w:r>
      <w:r w:rsidRPr="00E62FEA">
        <w:t xml:space="preserve"> Assigned authority and responsibility for the web evaluation process and ongoing monitoring (to include digital content) to a body (person(s) or business entity). </w:t>
      </w:r>
    </w:p>
    <w:p w14:paraId="723DDC30" w14:textId="77777777" w:rsidR="00E62FEA" w:rsidRDefault="00E62FEA" w:rsidP="002F6E95">
      <w:pPr>
        <w:pStyle w:val="Heading5"/>
      </w:pPr>
      <w:r>
        <w:t>Purpose</w:t>
      </w:r>
    </w:p>
    <w:p w14:paraId="30DCDB24" w14:textId="117BD476" w:rsidR="2A638D15" w:rsidRDefault="36C824D5" w:rsidP="2A638D15">
      <w:r w:rsidRPr="3310D3A5">
        <w:rPr>
          <w:rFonts w:ascii="Aptos" w:eastAsia="Aptos" w:hAnsi="Aptos" w:cs="Aptos"/>
        </w:rPr>
        <w:t>Ensure that a clearly defined individual, team, or governance body is accountable for overseeing web accessibility evaluation and ongoing monitoring activities, including digital content. Establishing formal ownership supports coordination, consistency, and sustained compliance with accessibility standards across the institution.</w:t>
      </w:r>
    </w:p>
    <w:p w14:paraId="4A3518B2" w14:textId="77777777" w:rsidR="00E62FEA" w:rsidRDefault="00E62FEA" w:rsidP="002F6E95">
      <w:pPr>
        <w:pStyle w:val="Heading5"/>
      </w:pPr>
      <w:r>
        <w:t>Examples of Evidence</w:t>
      </w:r>
    </w:p>
    <w:p w14:paraId="201C16DC" w14:textId="5EDD85D4" w:rsidR="6BBB9F6E" w:rsidRDefault="6BBB9F6E">
      <w:pPr>
        <w:pStyle w:val="ListParagraph"/>
        <w:numPr>
          <w:ilvl w:val="0"/>
          <w:numId w:val="89"/>
        </w:numPr>
        <w:rPr>
          <w:rFonts w:ascii="Aptos" w:eastAsia="Aptos" w:hAnsi="Aptos" w:cs="Aptos"/>
        </w:rPr>
      </w:pPr>
      <w:r w:rsidRPr="67BA4CA5">
        <w:rPr>
          <w:rFonts w:ascii="Aptos" w:eastAsia="Aptos" w:hAnsi="Aptos" w:cs="Aptos"/>
        </w:rPr>
        <w:t xml:space="preserve">Formal designation of a responsible body (e.g., ATI Committee, Digital Accessibility Team, IT unit, or designated coordinator) </w:t>
      </w:r>
    </w:p>
    <w:p w14:paraId="16566EA1" w14:textId="22BDD704" w:rsidR="6BBB9F6E" w:rsidRDefault="6BBB9F6E">
      <w:pPr>
        <w:pStyle w:val="ListParagraph"/>
        <w:numPr>
          <w:ilvl w:val="0"/>
          <w:numId w:val="89"/>
        </w:numPr>
        <w:rPr>
          <w:rFonts w:ascii="Aptos" w:eastAsia="Aptos" w:hAnsi="Aptos" w:cs="Aptos"/>
        </w:rPr>
      </w:pPr>
      <w:r w:rsidRPr="67BA4CA5">
        <w:rPr>
          <w:rFonts w:ascii="Aptos" w:eastAsia="Aptos" w:hAnsi="Aptos" w:cs="Aptos"/>
        </w:rPr>
        <w:t xml:space="preserve">Organizational charts or governance documents identifying responsibility for web evaluation and monitoring </w:t>
      </w:r>
    </w:p>
    <w:p w14:paraId="3F515916" w14:textId="105207A0" w:rsidR="6BBB9F6E" w:rsidRDefault="6BBB9F6E">
      <w:pPr>
        <w:pStyle w:val="ListParagraph"/>
        <w:numPr>
          <w:ilvl w:val="0"/>
          <w:numId w:val="89"/>
        </w:numPr>
        <w:rPr>
          <w:rFonts w:ascii="Aptos" w:eastAsia="Aptos" w:hAnsi="Aptos" w:cs="Aptos"/>
        </w:rPr>
      </w:pPr>
      <w:r w:rsidRPr="67BA4CA5">
        <w:rPr>
          <w:rFonts w:ascii="Aptos" w:eastAsia="Aptos" w:hAnsi="Aptos" w:cs="Aptos"/>
        </w:rPr>
        <w:t xml:space="preserve">Defined scope of responsibility that includes websites, web applications, and digital content (e.g., documents, multimedia) </w:t>
      </w:r>
    </w:p>
    <w:p w14:paraId="737579C3" w14:textId="7722705B" w:rsidR="6BBB9F6E" w:rsidRDefault="6BBB9F6E">
      <w:pPr>
        <w:pStyle w:val="ListParagraph"/>
        <w:numPr>
          <w:ilvl w:val="0"/>
          <w:numId w:val="89"/>
        </w:numPr>
        <w:rPr>
          <w:rFonts w:ascii="Aptos" w:eastAsia="Aptos" w:hAnsi="Aptos" w:cs="Aptos"/>
        </w:rPr>
      </w:pPr>
      <w:r w:rsidRPr="67BA4CA5">
        <w:rPr>
          <w:rFonts w:ascii="Aptos" w:eastAsia="Aptos" w:hAnsi="Aptos" w:cs="Aptos"/>
        </w:rPr>
        <w:t xml:space="preserve">Role charters, committee descriptions, or service definitions outlining evaluation and monitoring duties </w:t>
      </w:r>
    </w:p>
    <w:p w14:paraId="6F451450" w14:textId="6AB01CAC" w:rsidR="6BBB9F6E" w:rsidRDefault="6BBB9F6E">
      <w:pPr>
        <w:pStyle w:val="ListParagraph"/>
        <w:numPr>
          <w:ilvl w:val="0"/>
          <w:numId w:val="89"/>
        </w:numPr>
        <w:rPr>
          <w:rFonts w:ascii="Aptos" w:eastAsia="Aptos" w:hAnsi="Aptos" w:cs="Aptos"/>
        </w:rPr>
      </w:pPr>
      <w:r w:rsidRPr="67BA4CA5">
        <w:rPr>
          <w:rFonts w:ascii="Aptos" w:eastAsia="Aptos" w:hAnsi="Aptos" w:cs="Aptos"/>
        </w:rPr>
        <w:t xml:space="preserve">Documented workflows showing how evaluation and monitoring activities are initiated, tracked, and reported </w:t>
      </w:r>
    </w:p>
    <w:p w14:paraId="2F5B100F" w14:textId="332C9937" w:rsidR="6BBB9F6E" w:rsidRDefault="6BBB9F6E">
      <w:pPr>
        <w:pStyle w:val="ListParagraph"/>
        <w:numPr>
          <w:ilvl w:val="0"/>
          <w:numId w:val="89"/>
        </w:numPr>
        <w:rPr>
          <w:rFonts w:ascii="Aptos" w:eastAsia="Aptos" w:hAnsi="Aptos" w:cs="Aptos"/>
        </w:rPr>
      </w:pPr>
      <w:r w:rsidRPr="67BA4CA5">
        <w:rPr>
          <w:rFonts w:ascii="Aptos" w:eastAsia="Aptos" w:hAnsi="Aptos" w:cs="Aptos"/>
        </w:rPr>
        <w:t>Cross-functional coordination agreements between units (e.g., IT, communications, academic departments)</w:t>
      </w:r>
    </w:p>
    <w:p w14:paraId="35784E1A" w14:textId="541E2FD4" w:rsidR="088F6751" w:rsidRDefault="088F6751" w:rsidP="088F6751"/>
    <w:p w14:paraId="720136DC" w14:textId="77777777" w:rsidR="00E62FEA" w:rsidRDefault="00E62FEA" w:rsidP="002F6E95">
      <w:pPr>
        <w:pStyle w:val="Heading5"/>
      </w:pPr>
      <w:r>
        <w:t>Example of Established Level</w:t>
      </w:r>
    </w:p>
    <w:p w14:paraId="411C5E6D" w14:textId="464F1FD7" w:rsidR="46382C39" w:rsidRDefault="46382C39">
      <w:pPr>
        <w:pStyle w:val="ListParagraph"/>
        <w:numPr>
          <w:ilvl w:val="0"/>
          <w:numId w:val="91"/>
        </w:numPr>
        <w:spacing w:before="240" w:after="240"/>
        <w:rPr>
          <w:rFonts w:ascii="Aptos" w:eastAsia="Aptos" w:hAnsi="Aptos" w:cs="Aptos"/>
        </w:rPr>
      </w:pPr>
      <w:r w:rsidRPr="67BA4CA5">
        <w:rPr>
          <w:rFonts w:ascii="Aptos" w:eastAsia="Aptos" w:hAnsi="Aptos" w:cs="Aptos"/>
          <w:b/>
          <w:bCs/>
        </w:rPr>
        <w:t>Position</w:t>
      </w:r>
      <w:r w:rsidR="60983B57" w:rsidRPr="3D3F9365">
        <w:rPr>
          <w:rFonts w:ascii="Aptos" w:eastAsia="Aptos" w:hAnsi="Aptos" w:cs="Aptos"/>
          <w:b/>
          <w:bCs/>
        </w:rPr>
        <w:t>:</w:t>
      </w:r>
      <w:r w:rsidRPr="67BA4CA5">
        <w:rPr>
          <w:rFonts w:ascii="Aptos" w:eastAsia="Aptos" w:hAnsi="Aptos" w:cs="Aptos"/>
          <w:b/>
          <w:bCs/>
        </w:rPr>
        <w:t xml:space="preserve"> </w:t>
      </w:r>
      <w:r w:rsidRPr="67BA4CA5">
        <w:rPr>
          <w:rFonts w:ascii="Aptos" w:eastAsia="Aptos" w:hAnsi="Aptos" w:cs="Aptos"/>
        </w:rPr>
        <w:t xml:space="preserve">A specific individual or team is formally assigned responsibility for web accessibility evaluation and ongoing monitoring, including digital content </w:t>
      </w:r>
    </w:p>
    <w:p w14:paraId="6E5AC2A4" w14:textId="11A58631" w:rsidR="46382C39" w:rsidRDefault="46382C39">
      <w:pPr>
        <w:pStyle w:val="ListParagraph"/>
        <w:numPr>
          <w:ilvl w:val="0"/>
          <w:numId w:val="91"/>
        </w:numPr>
        <w:spacing w:before="240" w:after="240"/>
        <w:rPr>
          <w:rFonts w:ascii="Aptos" w:eastAsia="Aptos" w:hAnsi="Aptos" w:cs="Aptos"/>
        </w:rPr>
      </w:pPr>
      <w:r w:rsidRPr="67BA4CA5">
        <w:rPr>
          <w:rFonts w:ascii="Aptos" w:eastAsia="Aptos" w:hAnsi="Aptos" w:cs="Aptos"/>
          <w:b/>
          <w:bCs/>
        </w:rPr>
        <w:t>Budget</w:t>
      </w:r>
      <w:r w:rsidR="1EFA0742" w:rsidRPr="1C7DD6C0">
        <w:rPr>
          <w:rFonts w:ascii="Aptos" w:eastAsia="Aptos" w:hAnsi="Aptos" w:cs="Aptos"/>
          <w:b/>
          <w:bCs/>
        </w:rPr>
        <w:t>:</w:t>
      </w:r>
      <w:r w:rsidRPr="714F01D4">
        <w:rPr>
          <w:rFonts w:ascii="Aptos" w:eastAsia="Aptos" w:hAnsi="Aptos" w:cs="Aptos"/>
          <w:b/>
          <w:bCs/>
        </w:rPr>
        <w:t xml:space="preserve"> </w:t>
      </w:r>
      <w:r w:rsidRPr="67BA4CA5">
        <w:rPr>
          <w:rFonts w:ascii="Aptos" w:eastAsia="Aptos" w:hAnsi="Aptos" w:cs="Aptos"/>
        </w:rPr>
        <w:t xml:space="preserve">Resources are allocated to support the responsible body, including staff time for evaluation and monitoring </w:t>
      </w:r>
    </w:p>
    <w:p w14:paraId="6CA9FE9D" w14:textId="3EF7F3A7" w:rsidR="46382C39" w:rsidRDefault="46382C39">
      <w:pPr>
        <w:pStyle w:val="ListParagraph"/>
        <w:numPr>
          <w:ilvl w:val="0"/>
          <w:numId w:val="91"/>
        </w:numPr>
        <w:spacing w:before="240" w:after="240"/>
        <w:rPr>
          <w:rFonts w:ascii="Aptos" w:eastAsia="Aptos" w:hAnsi="Aptos" w:cs="Aptos"/>
        </w:rPr>
      </w:pPr>
      <w:r w:rsidRPr="67BA4CA5">
        <w:rPr>
          <w:rFonts w:ascii="Aptos" w:eastAsia="Aptos" w:hAnsi="Aptos" w:cs="Aptos"/>
          <w:b/>
          <w:bCs/>
        </w:rPr>
        <w:t>Procedures</w:t>
      </w:r>
      <w:r w:rsidR="073C63AB" w:rsidRPr="7C7500C6">
        <w:rPr>
          <w:rFonts w:ascii="Aptos" w:eastAsia="Aptos" w:hAnsi="Aptos" w:cs="Aptos"/>
          <w:b/>
          <w:bCs/>
        </w:rPr>
        <w:t>:</w:t>
      </w:r>
      <w:r w:rsidRPr="714F01D4">
        <w:rPr>
          <w:rFonts w:ascii="Aptos" w:eastAsia="Aptos" w:hAnsi="Aptos" w:cs="Aptos"/>
          <w:b/>
          <w:bCs/>
        </w:rPr>
        <w:t xml:space="preserve"> </w:t>
      </w:r>
      <w:r w:rsidRPr="67BA4CA5">
        <w:rPr>
          <w:rFonts w:ascii="Aptos" w:eastAsia="Aptos" w:hAnsi="Aptos" w:cs="Aptos"/>
        </w:rPr>
        <w:t xml:space="preserve">A documented process defines how the responsible body conducts, coordinates, and maintains ongoing evaluation and monitoring activities across campus systems and content </w:t>
      </w:r>
    </w:p>
    <w:p w14:paraId="336C11E5" w14:textId="5F411A56" w:rsidR="46382C39" w:rsidRDefault="12FC1C0E">
      <w:pPr>
        <w:pStyle w:val="ListParagraph"/>
        <w:numPr>
          <w:ilvl w:val="0"/>
          <w:numId w:val="91"/>
        </w:numPr>
        <w:spacing w:before="240" w:after="240"/>
        <w:rPr>
          <w:rFonts w:ascii="Aptos" w:eastAsia="Aptos" w:hAnsi="Aptos" w:cs="Aptos"/>
        </w:rPr>
      </w:pPr>
      <w:r w:rsidRPr="35FB01D3">
        <w:rPr>
          <w:rFonts w:ascii="Aptos" w:eastAsia="Aptos" w:hAnsi="Aptos" w:cs="Aptos"/>
          <w:b/>
          <w:bCs/>
        </w:rPr>
        <w:t>Output</w:t>
      </w:r>
      <w:r w:rsidR="753C96C5" w:rsidRPr="35FB01D3">
        <w:rPr>
          <w:rFonts w:ascii="Aptos" w:eastAsia="Aptos" w:hAnsi="Aptos" w:cs="Aptos"/>
          <w:b/>
          <w:bCs/>
        </w:rPr>
        <w:t>:</w:t>
      </w:r>
      <w:r w:rsidRPr="35FB01D3">
        <w:rPr>
          <w:rFonts w:ascii="Aptos" w:eastAsia="Aptos" w:hAnsi="Aptos" w:cs="Aptos"/>
          <w:b/>
          <w:bCs/>
        </w:rPr>
        <w:t xml:space="preserve"> </w:t>
      </w:r>
      <w:r w:rsidR="3D51091B" w:rsidRPr="35FB01D3">
        <w:rPr>
          <w:rFonts w:ascii="Aptos" w:eastAsia="Aptos" w:hAnsi="Aptos" w:cs="Aptos"/>
          <w:highlight w:val="yellow"/>
        </w:rPr>
        <w:t>Records or reports demonstrating that</w:t>
      </w:r>
      <w:r w:rsidR="3D51091B" w:rsidRPr="35FB01D3">
        <w:rPr>
          <w:rFonts w:ascii="Aptos" w:eastAsia="Aptos" w:hAnsi="Aptos" w:cs="Aptos"/>
        </w:rPr>
        <w:t xml:space="preserve"> w</w:t>
      </w:r>
      <w:r w:rsidRPr="35FB01D3">
        <w:rPr>
          <w:rFonts w:ascii="Aptos" w:eastAsia="Aptos" w:hAnsi="Aptos" w:cs="Aptos"/>
        </w:rPr>
        <w:t>eb accessibility evaluation and monitoring activities are consistently executed and coordinated by the assigned body, with clear institutional accountability</w:t>
      </w:r>
    </w:p>
    <w:p w14:paraId="69784A2F" w14:textId="13F3AF97" w:rsidR="67BA4CA5" w:rsidRDefault="67BA4CA5" w:rsidP="67BA4CA5"/>
    <w:p w14:paraId="33A279BA" w14:textId="77777777" w:rsidR="00E62FEA" w:rsidRDefault="00E62FEA">
      <w:r>
        <w:br w:type="page"/>
      </w:r>
    </w:p>
    <w:p w14:paraId="1CC30B70" w14:textId="60D87DBF" w:rsidR="00E62FEA" w:rsidRDefault="00E62FEA" w:rsidP="002F6E95">
      <w:pPr>
        <w:pStyle w:val="Heading4"/>
      </w:pPr>
      <w:r>
        <w:lastRenderedPageBreak/>
        <w:t xml:space="preserve">Success Indicator </w:t>
      </w:r>
      <w:r w:rsidRPr="00E62FEA">
        <w:t>1.</w:t>
      </w:r>
      <w:r w:rsidR="64597017">
        <w:t>3</w:t>
      </w:r>
      <w:r w:rsidRPr="00E62FEA">
        <w:t xml:space="preserve"> Assigned authority and responsibility for the new web/mobile development process (to include updates and maintenance) to a body (person(s) or business entity). </w:t>
      </w:r>
    </w:p>
    <w:p w14:paraId="019A9B16" w14:textId="77777777" w:rsidR="00E62FEA" w:rsidRDefault="00E62FEA" w:rsidP="002F6E95">
      <w:pPr>
        <w:pStyle w:val="Heading5"/>
      </w:pPr>
      <w:r>
        <w:t>Purpose</w:t>
      </w:r>
    </w:p>
    <w:p w14:paraId="4FDF8179" w14:textId="4FCF6F38" w:rsidR="178B83BC" w:rsidRDefault="178B83BC" w:rsidP="1098493F">
      <w:r w:rsidRPr="1098493F">
        <w:rPr>
          <w:rFonts w:ascii="Aptos" w:eastAsia="Aptos" w:hAnsi="Aptos" w:cs="Aptos"/>
        </w:rPr>
        <w:t>Ensure that responsibility for accessible web and mobile development—across new builds, updates, and ongoing maintenance—is formally assigned to a designated individual, team, or governance body. Clear ownership enables consistent integration of accessibility throughout the development lifecycle and reduces the risk of introducing new barriers.</w:t>
      </w:r>
    </w:p>
    <w:p w14:paraId="233C54D7" w14:textId="77777777" w:rsidR="00E62FEA" w:rsidRDefault="00E62FEA" w:rsidP="002F6E95">
      <w:pPr>
        <w:pStyle w:val="Heading5"/>
      </w:pPr>
      <w:r>
        <w:t>Examples of Evidence</w:t>
      </w:r>
    </w:p>
    <w:p w14:paraId="1973D7C8" w14:textId="07168031" w:rsidR="5B3A3A97" w:rsidRDefault="5B3A3A97">
      <w:pPr>
        <w:pStyle w:val="ListParagraph"/>
        <w:numPr>
          <w:ilvl w:val="0"/>
          <w:numId w:val="89"/>
        </w:numPr>
        <w:rPr>
          <w:rFonts w:ascii="Aptos" w:eastAsia="Aptos" w:hAnsi="Aptos" w:cs="Aptos"/>
        </w:rPr>
      </w:pPr>
      <w:r w:rsidRPr="1398CF65">
        <w:rPr>
          <w:rFonts w:ascii="Aptos" w:eastAsia="Aptos" w:hAnsi="Aptos" w:cs="Aptos"/>
        </w:rPr>
        <w:t xml:space="preserve">Formal designation of a responsible body (e.g., central IT, web services, application development team, or digital accessibility program) </w:t>
      </w:r>
    </w:p>
    <w:p w14:paraId="166F854F" w14:textId="29AF8E23" w:rsidR="5B3A3A97" w:rsidRDefault="5B3A3A97">
      <w:pPr>
        <w:pStyle w:val="ListParagraph"/>
        <w:numPr>
          <w:ilvl w:val="0"/>
          <w:numId w:val="89"/>
        </w:numPr>
        <w:rPr>
          <w:rFonts w:ascii="Aptos" w:eastAsia="Aptos" w:hAnsi="Aptos" w:cs="Aptos"/>
        </w:rPr>
      </w:pPr>
      <w:r w:rsidRPr="1398CF65">
        <w:rPr>
          <w:rFonts w:ascii="Aptos" w:eastAsia="Aptos" w:hAnsi="Aptos" w:cs="Aptos"/>
        </w:rPr>
        <w:t xml:space="preserve">Governance documentation or organizational charts identifying ownership of accessible development practices </w:t>
      </w:r>
    </w:p>
    <w:p w14:paraId="71924288" w14:textId="548D4DE7" w:rsidR="5B3A3A97" w:rsidRDefault="5B3A3A97">
      <w:pPr>
        <w:pStyle w:val="ListParagraph"/>
        <w:numPr>
          <w:ilvl w:val="0"/>
          <w:numId w:val="89"/>
        </w:numPr>
        <w:rPr>
          <w:rFonts w:ascii="Aptos" w:eastAsia="Aptos" w:hAnsi="Aptos" w:cs="Aptos"/>
        </w:rPr>
      </w:pPr>
      <w:r w:rsidRPr="1398CF65">
        <w:rPr>
          <w:rFonts w:ascii="Aptos" w:eastAsia="Aptos" w:hAnsi="Aptos" w:cs="Aptos"/>
        </w:rPr>
        <w:t xml:space="preserve">Defined scope covering new development, redesigns, updates, and maintenance activities </w:t>
      </w:r>
    </w:p>
    <w:p w14:paraId="05AB0F08" w14:textId="2328E7C0" w:rsidR="5B3A3A97" w:rsidRDefault="5B3A3A97">
      <w:pPr>
        <w:pStyle w:val="ListParagraph"/>
        <w:numPr>
          <w:ilvl w:val="0"/>
          <w:numId w:val="89"/>
        </w:numPr>
        <w:rPr>
          <w:rFonts w:ascii="Aptos" w:eastAsia="Aptos" w:hAnsi="Aptos" w:cs="Aptos"/>
        </w:rPr>
      </w:pPr>
      <w:r w:rsidRPr="1398CF65">
        <w:rPr>
          <w:rFonts w:ascii="Aptos" w:eastAsia="Aptos" w:hAnsi="Aptos" w:cs="Aptos"/>
        </w:rPr>
        <w:t xml:space="preserve">Documented roles and responsibilities for developers, designers, product owners, and content contributors </w:t>
      </w:r>
    </w:p>
    <w:p w14:paraId="2ECFBA32" w14:textId="4F29A094" w:rsidR="5B3A3A97" w:rsidRDefault="5B3A3A97">
      <w:pPr>
        <w:pStyle w:val="ListParagraph"/>
        <w:numPr>
          <w:ilvl w:val="0"/>
          <w:numId w:val="89"/>
        </w:numPr>
        <w:rPr>
          <w:rFonts w:ascii="Aptos" w:eastAsia="Aptos" w:hAnsi="Aptos" w:cs="Aptos"/>
        </w:rPr>
      </w:pPr>
      <w:r w:rsidRPr="1398CF65">
        <w:rPr>
          <w:rFonts w:ascii="Aptos" w:eastAsia="Aptos" w:hAnsi="Aptos" w:cs="Aptos"/>
        </w:rPr>
        <w:t xml:space="preserve">Development standards or guidelines that incorporate accessibility requirements (e.g., WCAG, Section 508) </w:t>
      </w:r>
    </w:p>
    <w:p w14:paraId="506ADDBF" w14:textId="71B101A0" w:rsidR="5B3A3A97" w:rsidRDefault="5B3A3A97">
      <w:pPr>
        <w:pStyle w:val="ListParagraph"/>
        <w:numPr>
          <w:ilvl w:val="0"/>
          <w:numId w:val="89"/>
        </w:numPr>
        <w:rPr>
          <w:rFonts w:ascii="Aptos" w:eastAsia="Aptos" w:hAnsi="Aptos" w:cs="Aptos"/>
        </w:rPr>
      </w:pPr>
      <w:r w:rsidRPr="1398CF65">
        <w:rPr>
          <w:rFonts w:ascii="Aptos" w:eastAsia="Aptos" w:hAnsi="Aptos" w:cs="Aptos"/>
        </w:rPr>
        <w:t xml:space="preserve">Workflows or lifecycle documentation showing how accessibility is integrated into design, development, testing, and deployment </w:t>
      </w:r>
    </w:p>
    <w:p w14:paraId="41D49C9C" w14:textId="6D8B860C" w:rsidR="5B3A3A97" w:rsidRDefault="5B3A3A97">
      <w:pPr>
        <w:pStyle w:val="ListParagraph"/>
        <w:numPr>
          <w:ilvl w:val="0"/>
          <w:numId w:val="89"/>
        </w:numPr>
        <w:rPr>
          <w:rFonts w:ascii="Aptos" w:eastAsia="Aptos" w:hAnsi="Aptos" w:cs="Aptos"/>
        </w:rPr>
      </w:pPr>
      <w:r w:rsidRPr="1398CF65">
        <w:rPr>
          <w:rFonts w:ascii="Aptos" w:eastAsia="Aptos" w:hAnsi="Aptos" w:cs="Aptos"/>
        </w:rPr>
        <w:t>Coordination processes between development teams and accessibility specialists</w:t>
      </w:r>
    </w:p>
    <w:p w14:paraId="68A2E551" w14:textId="61382B43" w:rsidR="1398CF65" w:rsidRDefault="1398CF65" w:rsidP="1398CF65"/>
    <w:p w14:paraId="5C8F7846" w14:textId="77777777" w:rsidR="00E62FEA" w:rsidRDefault="00E62FEA" w:rsidP="002F6E95">
      <w:pPr>
        <w:pStyle w:val="Heading5"/>
      </w:pPr>
      <w:r>
        <w:t>Example of Established Level</w:t>
      </w:r>
    </w:p>
    <w:p w14:paraId="7D92B532" w14:textId="231EEE24" w:rsidR="2F1BE852" w:rsidRDefault="63C52CB9">
      <w:pPr>
        <w:pStyle w:val="ListParagraph"/>
        <w:numPr>
          <w:ilvl w:val="0"/>
          <w:numId w:val="92"/>
        </w:numPr>
        <w:spacing w:before="240" w:after="240"/>
        <w:rPr>
          <w:rFonts w:ascii="Aptos" w:eastAsia="Aptos" w:hAnsi="Aptos" w:cs="Aptos"/>
        </w:rPr>
      </w:pPr>
      <w:r w:rsidRPr="35FB01D3">
        <w:rPr>
          <w:rFonts w:ascii="Aptos" w:eastAsia="Aptos" w:hAnsi="Aptos" w:cs="Aptos"/>
          <w:b/>
          <w:bCs/>
        </w:rPr>
        <w:t xml:space="preserve">Position: </w:t>
      </w:r>
      <w:r w:rsidR="72F5ECA1" w:rsidRPr="35FB01D3">
        <w:rPr>
          <w:rFonts w:ascii="Aptos" w:eastAsia="Aptos" w:hAnsi="Aptos" w:cs="Aptos"/>
        </w:rPr>
        <w:t xml:space="preserve">A designated individual or team is formally assigned responsibility for ensuring accessibility in web/mobile development, including updates and maintenance </w:t>
      </w:r>
    </w:p>
    <w:p w14:paraId="38711344" w14:textId="00A2FCF1" w:rsidR="2F1BE852" w:rsidRDefault="2E57B3CE">
      <w:pPr>
        <w:pStyle w:val="ListParagraph"/>
        <w:numPr>
          <w:ilvl w:val="0"/>
          <w:numId w:val="92"/>
        </w:numPr>
        <w:spacing w:before="240" w:after="240"/>
        <w:rPr>
          <w:rFonts w:ascii="Aptos" w:eastAsia="Aptos" w:hAnsi="Aptos" w:cs="Aptos"/>
        </w:rPr>
      </w:pPr>
      <w:r w:rsidRPr="35FB01D3">
        <w:rPr>
          <w:rFonts w:ascii="Aptos" w:eastAsia="Aptos" w:hAnsi="Aptos" w:cs="Aptos"/>
          <w:b/>
          <w:bCs/>
        </w:rPr>
        <w:t xml:space="preserve">Budget: </w:t>
      </w:r>
      <w:r w:rsidR="72F5ECA1" w:rsidRPr="35FB01D3">
        <w:rPr>
          <w:rFonts w:ascii="Aptos" w:eastAsia="Aptos" w:hAnsi="Aptos" w:cs="Aptos"/>
        </w:rPr>
        <w:t xml:space="preserve">Resources are allocated to support accessible development practices, including staff time, tools, and training </w:t>
      </w:r>
    </w:p>
    <w:p w14:paraId="0D168D9D" w14:textId="5807B8C8" w:rsidR="2F1BE852" w:rsidRDefault="21AC18B4">
      <w:pPr>
        <w:pStyle w:val="ListParagraph"/>
        <w:numPr>
          <w:ilvl w:val="0"/>
          <w:numId w:val="92"/>
        </w:numPr>
        <w:spacing w:before="240" w:after="240"/>
        <w:rPr>
          <w:rFonts w:ascii="Aptos" w:eastAsia="Aptos" w:hAnsi="Aptos" w:cs="Aptos"/>
        </w:rPr>
      </w:pPr>
      <w:r w:rsidRPr="35FB01D3">
        <w:rPr>
          <w:rFonts w:ascii="Aptos" w:eastAsia="Aptos" w:hAnsi="Aptos" w:cs="Aptos"/>
          <w:b/>
          <w:bCs/>
        </w:rPr>
        <w:t xml:space="preserve">Procedures: </w:t>
      </w:r>
      <w:r w:rsidR="72F5ECA1" w:rsidRPr="35FB01D3">
        <w:rPr>
          <w:rFonts w:ascii="Aptos" w:eastAsia="Aptos" w:hAnsi="Aptos" w:cs="Aptos"/>
        </w:rPr>
        <w:t xml:space="preserve">A documented development lifecycle process ensures accessibility is consistently integrated into new builds, updates, and ongoing maintenance </w:t>
      </w:r>
    </w:p>
    <w:p w14:paraId="3722A98A" w14:textId="2800AAE2" w:rsidR="2F1BE852" w:rsidRDefault="4C6CDBCF">
      <w:pPr>
        <w:pStyle w:val="ListParagraph"/>
        <w:numPr>
          <w:ilvl w:val="0"/>
          <w:numId w:val="92"/>
        </w:numPr>
        <w:spacing w:before="240" w:after="240"/>
        <w:rPr>
          <w:rFonts w:ascii="Aptos" w:eastAsia="Aptos" w:hAnsi="Aptos" w:cs="Aptos"/>
        </w:rPr>
      </w:pPr>
      <w:r w:rsidRPr="35FB01D3">
        <w:rPr>
          <w:rFonts w:ascii="Aptos" w:eastAsia="Aptos" w:hAnsi="Aptos" w:cs="Aptos"/>
          <w:b/>
          <w:bCs/>
        </w:rPr>
        <w:t xml:space="preserve">Output: </w:t>
      </w:r>
      <w:r w:rsidR="24B379F2" w:rsidRPr="35FB01D3">
        <w:rPr>
          <w:rFonts w:ascii="Aptos" w:eastAsia="Aptos" w:hAnsi="Aptos" w:cs="Aptos"/>
          <w:highlight w:val="yellow"/>
        </w:rPr>
        <w:t>Records or reports demonstrating that</w:t>
      </w:r>
      <w:r w:rsidR="24B379F2" w:rsidRPr="35FB01D3">
        <w:rPr>
          <w:rFonts w:ascii="Aptos" w:eastAsia="Aptos" w:hAnsi="Aptos" w:cs="Aptos"/>
        </w:rPr>
        <w:t xml:space="preserve"> w</w:t>
      </w:r>
      <w:r w:rsidR="72F5ECA1" w:rsidRPr="35FB01D3">
        <w:rPr>
          <w:rFonts w:ascii="Aptos" w:eastAsia="Aptos" w:hAnsi="Aptos" w:cs="Aptos"/>
        </w:rPr>
        <w:t xml:space="preserve">eb and mobile applications are developed and maintained under a coordinated, accountable process </w:t>
      </w:r>
      <w:r w:rsidR="34C4DA5B" w:rsidRPr="35FB01D3">
        <w:rPr>
          <w:rFonts w:ascii="Aptos" w:eastAsia="Aptos" w:hAnsi="Aptos" w:cs="Aptos"/>
          <w:highlight w:val="yellow"/>
        </w:rPr>
        <w:t>led by the assigned body</w:t>
      </w:r>
      <w:r w:rsidR="34C4DA5B" w:rsidRPr="35FB01D3">
        <w:rPr>
          <w:rFonts w:ascii="Aptos" w:eastAsia="Aptos" w:hAnsi="Aptos" w:cs="Aptos"/>
        </w:rPr>
        <w:t xml:space="preserve"> </w:t>
      </w:r>
      <w:r w:rsidR="72F5ECA1" w:rsidRPr="35FB01D3">
        <w:rPr>
          <w:rFonts w:ascii="Aptos" w:eastAsia="Aptos" w:hAnsi="Aptos" w:cs="Aptos"/>
        </w:rPr>
        <w:t>that consistently incorporates accessibility requirements</w:t>
      </w:r>
    </w:p>
    <w:p w14:paraId="6EF49F93" w14:textId="14205D1B" w:rsidR="1398CF65" w:rsidRDefault="1398CF65" w:rsidP="1398CF65"/>
    <w:p w14:paraId="0705F54E" w14:textId="77777777" w:rsidR="00E62FEA" w:rsidRDefault="00E62FEA">
      <w:r>
        <w:br w:type="page"/>
      </w:r>
    </w:p>
    <w:p w14:paraId="12AE4E70" w14:textId="7FCEFA04" w:rsidR="00E62FEA" w:rsidRDefault="00E62FEA" w:rsidP="002F6E95">
      <w:pPr>
        <w:pStyle w:val="Heading4"/>
      </w:pPr>
      <w:r>
        <w:lastRenderedPageBreak/>
        <w:t xml:space="preserve">Success Indicator </w:t>
      </w:r>
      <w:r w:rsidRPr="00E62FEA">
        <w:t>1.</w:t>
      </w:r>
      <w:r w:rsidR="75FA6B40">
        <w:t>4</w:t>
      </w:r>
      <w:r w:rsidRPr="00E62FEA">
        <w:t xml:space="preserve"> Assigned authority and responsibility for the accessible ICT procurement process to a body (person(s) or business entity).</w:t>
      </w:r>
    </w:p>
    <w:p w14:paraId="4403D084" w14:textId="77777777" w:rsidR="00E62FEA" w:rsidRDefault="00E62FEA" w:rsidP="002F6E95">
      <w:pPr>
        <w:pStyle w:val="Heading5"/>
      </w:pPr>
      <w:r>
        <w:t>Purpose</w:t>
      </w:r>
    </w:p>
    <w:p w14:paraId="3EDD4219" w14:textId="400173A7" w:rsidR="19A047E5" w:rsidRDefault="1759CE5F" w:rsidP="19A047E5">
      <w:r w:rsidRPr="7B00D2C4">
        <w:rPr>
          <w:rFonts w:ascii="Aptos" w:eastAsia="Aptos" w:hAnsi="Aptos" w:cs="Aptos"/>
        </w:rPr>
        <w:t>Ensure that a clearly defined individual, team, or governance body is accountable for overseeing the accessible ICT procurement process. Formal ownership establishes consistency in how accessibility is evaluated during purchasing, supports risk management, and ensures alignment with Section 508 and institutional requirements.</w:t>
      </w:r>
    </w:p>
    <w:p w14:paraId="616329C6" w14:textId="77777777" w:rsidR="00E62FEA" w:rsidRDefault="00E62FEA" w:rsidP="002F6E95">
      <w:pPr>
        <w:pStyle w:val="Heading5"/>
      </w:pPr>
      <w:r>
        <w:t>Examples of Evidence</w:t>
      </w:r>
    </w:p>
    <w:p w14:paraId="454F2F9F" w14:textId="50B080D0" w:rsidR="14E479F0" w:rsidRDefault="14E479F0">
      <w:pPr>
        <w:pStyle w:val="ListParagraph"/>
        <w:numPr>
          <w:ilvl w:val="0"/>
          <w:numId w:val="89"/>
        </w:numPr>
        <w:rPr>
          <w:rFonts w:ascii="Aptos" w:eastAsia="Aptos" w:hAnsi="Aptos" w:cs="Aptos"/>
        </w:rPr>
      </w:pPr>
      <w:r w:rsidRPr="6E02B851">
        <w:rPr>
          <w:rFonts w:ascii="Aptos" w:eastAsia="Aptos" w:hAnsi="Aptos" w:cs="Aptos"/>
        </w:rPr>
        <w:t xml:space="preserve">Formal designation of a responsible body (e.g., procurement office, IT governance group, ATI committee, or accessibility program) </w:t>
      </w:r>
    </w:p>
    <w:p w14:paraId="4DE1D9F0" w14:textId="0AF349C5" w:rsidR="14E479F0" w:rsidRDefault="14E479F0">
      <w:pPr>
        <w:pStyle w:val="ListParagraph"/>
        <w:numPr>
          <w:ilvl w:val="0"/>
          <w:numId w:val="89"/>
        </w:numPr>
        <w:rPr>
          <w:rFonts w:ascii="Aptos" w:eastAsia="Aptos" w:hAnsi="Aptos" w:cs="Aptos"/>
        </w:rPr>
      </w:pPr>
      <w:r w:rsidRPr="6E02B851">
        <w:rPr>
          <w:rFonts w:ascii="Aptos" w:eastAsia="Aptos" w:hAnsi="Aptos" w:cs="Aptos"/>
        </w:rPr>
        <w:t xml:space="preserve">Organizational charts or governance documentation identifying responsibility for accessible ICT procurement </w:t>
      </w:r>
    </w:p>
    <w:p w14:paraId="5529A7B6" w14:textId="333145E0" w:rsidR="14E479F0" w:rsidRDefault="14E479F0">
      <w:pPr>
        <w:pStyle w:val="ListParagraph"/>
        <w:numPr>
          <w:ilvl w:val="0"/>
          <w:numId w:val="89"/>
        </w:numPr>
        <w:rPr>
          <w:rFonts w:ascii="Aptos" w:eastAsia="Aptos" w:hAnsi="Aptos" w:cs="Aptos"/>
        </w:rPr>
      </w:pPr>
      <w:r w:rsidRPr="6E02B851">
        <w:rPr>
          <w:rFonts w:ascii="Aptos" w:eastAsia="Aptos" w:hAnsi="Aptos" w:cs="Aptos"/>
        </w:rPr>
        <w:t xml:space="preserve">Defined roles and responsibilities for accessibility review within procurement workflows </w:t>
      </w:r>
    </w:p>
    <w:p w14:paraId="168EEC61" w14:textId="11FE3660" w:rsidR="14E479F0" w:rsidRDefault="14E479F0">
      <w:pPr>
        <w:pStyle w:val="ListParagraph"/>
        <w:numPr>
          <w:ilvl w:val="0"/>
          <w:numId w:val="89"/>
        </w:numPr>
        <w:rPr>
          <w:rFonts w:ascii="Aptos" w:eastAsia="Aptos" w:hAnsi="Aptos" w:cs="Aptos"/>
        </w:rPr>
      </w:pPr>
      <w:r w:rsidRPr="6E02B851">
        <w:rPr>
          <w:rFonts w:ascii="Aptos" w:eastAsia="Aptos" w:hAnsi="Aptos" w:cs="Aptos"/>
        </w:rPr>
        <w:t xml:space="preserve">Documented procedures showing how accessibility is assessed (e.g., ACR/VPAT review, risk assessment, vendor engagement) </w:t>
      </w:r>
    </w:p>
    <w:p w14:paraId="5C627FBB" w14:textId="32CB9D1D" w:rsidR="14E479F0" w:rsidRDefault="14E479F0">
      <w:pPr>
        <w:pStyle w:val="ListParagraph"/>
        <w:numPr>
          <w:ilvl w:val="0"/>
          <w:numId w:val="89"/>
        </w:numPr>
        <w:rPr>
          <w:rFonts w:ascii="Aptos" w:eastAsia="Aptos" w:hAnsi="Aptos" w:cs="Aptos"/>
        </w:rPr>
      </w:pPr>
      <w:r w:rsidRPr="6E02B851">
        <w:rPr>
          <w:rFonts w:ascii="Aptos" w:eastAsia="Aptos" w:hAnsi="Aptos" w:cs="Aptos"/>
        </w:rPr>
        <w:t xml:space="preserve">Collaboration protocols between procurement, IT, accessibility specialists, and requesting departments </w:t>
      </w:r>
    </w:p>
    <w:p w14:paraId="1BB91DA3" w14:textId="30112FC5" w:rsidR="14E479F0" w:rsidRDefault="14E479F0">
      <w:pPr>
        <w:pStyle w:val="ListParagraph"/>
        <w:numPr>
          <w:ilvl w:val="0"/>
          <w:numId w:val="89"/>
        </w:numPr>
        <w:rPr>
          <w:rFonts w:ascii="Aptos" w:eastAsia="Aptos" w:hAnsi="Aptos" w:cs="Aptos"/>
        </w:rPr>
      </w:pPr>
      <w:r w:rsidRPr="6E02B851">
        <w:rPr>
          <w:rFonts w:ascii="Aptos" w:eastAsia="Aptos" w:hAnsi="Aptos" w:cs="Aptos"/>
        </w:rPr>
        <w:t xml:space="preserve">Communication materials outlining how campus units engage with the accessible procurement process </w:t>
      </w:r>
    </w:p>
    <w:p w14:paraId="054C07A7" w14:textId="5F2EC082" w:rsidR="14E479F0" w:rsidRDefault="14E479F0">
      <w:pPr>
        <w:pStyle w:val="ListParagraph"/>
        <w:numPr>
          <w:ilvl w:val="0"/>
          <w:numId w:val="89"/>
        </w:numPr>
        <w:rPr>
          <w:rFonts w:ascii="Aptos" w:eastAsia="Aptos" w:hAnsi="Aptos" w:cs="Aptos"/>
        </w:rPr>
      </w:pPr>
      <w:r w:rsidRPr="6E02B851">
        <w:rPr>
          <w:rFonts w:ascii="Aptos" w:eastAsia="Aptos" w:hAnsi="Aptos" w:cs="Aptos"/>
        </w:rPr>
        <w:t>Integration of accessibility checkpoints into procurement systems or approval workflows</w:t>
      </w:r>
    </w:p>
    <w:p w14:paraId="6D813E9E" w14:textId="6A8FDBD5" w:rsidR="44D95B61" w:rsidRDefault="44D95B61" w:rsidP="44D95B61">
      <w:pPr>
        <w:rPr>
          <w:rFonts w:ascii="Aptos" w:eastAsia="Aptos" w:hAnsi="Aptos" w:cs="Aptos"/>
        </w:rPr>
      </w:pPr>
    </w:p>
    <w:p w14:paraId="34467842" w14:textId="77777777" w:rsidR="00E62FEA" w:rsidRDefault="00E62FEA" w:rsidP="002F6E95">
      <w:pPr>
        <w:pStyle w:val="Heading5"/>
      </w:pPr>
      <w:r>
        <w:t>Example of Established Level</w:t>
      </w:r>
    </w:p>
    <w:p w14:paraId="2ADEF796" w14:textId="45B95A50" w:rsidR="33C9E9D6" w:rsidRDefault="651955C6">
      <w:pPr>
        <w:pStyle w:val="ListParagraph"/>
        <w:numPr>
          <w:ilvl w:val="0"/>
          <w:numId w:val="102"/>
        </w:numPr>
        <w:spacing w:before="240" w:after="240"/>
        <w:rPr>
          <w:rFonts w:ascii="Aptos" w:eastAsia="Aptos" w:hAnsi="Aptos" w:cs="Aptos"/>
        </w:rPr>
      </w:pPr>
      <w:r w:rsidRPr="35FB01D3">
        <w:rPr>
          <w:rFonts w:ascii="Aptos" w:eastAsia="Aptos" w:hAnsi="Aptos" w:cs="Aptos"/>
          <w:b/>
          <w:bCs/>
        </w:rPr>
        <w:t xml:space="preserve">Position: </w:t>
      </w:r>
      <w:r w:rsidR="0DB127CF" w:rsidRPr="35FB01D3">
        <w:rPr>
          <w:rFonts w:ascii="Aptos" w:eastAsia="Aptos" w:hAnsi="Aptos" w:cs="Aptos"/>
        </w:rPr>
        <w:t xml:space="preserve">A designated individual or team is formally assigned responsibility for overseeing accessible ICT procurement processes </w:t>
      </w:r>
    </w:p>
    <w:p w14:paraId="24DFDCFA" w14:textId="1FBE6EF1" w:rsidR="33C9E9D6" w:rsidRDefault="2992E83A">
      <w:pPr>
        <w:pStyle w:val="ListParagraph"/>
        <w:numPr>
          <w:ilvl w:val="0"/>
          <w:numId w:val="102"/>
        </w:numPr>
        <w:spacing w:before="240" w:after="240"/>
        <w:rPr>
          <w:rFonts w:ascii="Aptos" w:eastAsia="Aptos" w:hAnsi="Aptos" w:cs="Aptos"/>
        </w:rPr>
      </w:pPr>
      <w:r w:rsidRPr="35FB01D3">
        <w:rPr>
          <w:rFonts w:ascii="Aptos" w:eastAsia="Aptos" w:hAnsi="Aptos" w:cs="Aptos"/>
          <w:b/>
          <w:bCs/>
        </w:rPr>
        <w:t xml:space="preserve">Budget: </w:t>
      </w:r>
      <w:r w:rsidR="0DB127CF" w:rsidRPr="35FB01D3">
        <w:rPr>
          <w:rFonts w:ascii="Aptos" w:eastAsia="Aptos" w:hAnsi="Aptos" w:cs="Aptos"/>
        </w:rPr>
        <w:t xml:space="preserve">Resources are allocated to support accessibility review activities within procurement, including staff time and evaluation tools </w:t>
      </w:r>
    </w:p>
    <w:p w14:paraId="57A23DEC" w14:textId="08995A6B" w:rsidR="33C9E9D6" w:rsidRDefault="6F5F9B7E">
      <w:pPr>
        <w:pStyle w:val="ListParagraph"/>
        <w:numPr>
          <w:ilvl w:val="0"/>
          <w:numId w:val="102"/>
        </w:numPr>
        <w:spacing w:before="240" w:after="240"/>
        <w:rPr>
          <w:rFonts w:ascii="Aptos" w:eastAsia="Aptos" w:hAnsi="Aptos" w:cs="Aptos"/>
        </w:rPr>
      </w:pPr>
      <w:r w:rsidRPr="35FB01D3">
        <w:rPr>
          <w:rFonts w:ascii="Aptos" w:eastAsia="Aptos" w:hAnsi="Aptos" w:cs="Aptos"/>
          <w:b/>
          <w:bCs/>
        </w:rPr>
        <w:t xml:space="preserve">Procedures: </w:t>
      </w:r>
      <w:r w:rsidR="0DB127CF" w:rsidRPr="35FB01D3">
        <w:rPr>
          <w:rFonts w:ascii="Aptos" w:eastAsia="Aptos" w:hAnsi="Aptos" w:cs="Aptos"/>
        </w:rPr>
        <w:t xml:space="preserve">A documented procurement process consistently incorporates accessibility evaluation, roles, and decision-making criteria across acquisitions </w:t>
      </w:r>
    </w:p>
    <w:p w14:paraId="1CB81320" w14:textId="7ABE4E9D" w:rsidR="33C9E9D6" w:rsidRDefault="0524E46B">
      <w:pPr>
        <w:pStyle w:val="ListParagraph"/>
        <w:numPr>
          <w:ilvl w:val="0"/>
          <w:numId w:val="102"/>
        </w:numPr>
        <w:spacing w:before="240" w:after="240"/>
        <w:rPr>
          <w:rFonts w:ascii="Aptos" w:eastAsia="Aptos" w:hAnsi="Aptos" w:cs="Aptos"/>
        </w:rPr>
      </w:pPr>
      <w:r w:rsidRPr="35FB01D3">
        <w:rPr>
          <w:rFonts w:ascii="Aptos" w:eastAsia="Aptos" w:hAnsi="Aptos" w:cs="Aptos"/>
          <w:b/>
          <w:bCs/>
        </w:rPr>
        <w:t xml:space="preserve">Output: </w:t>
      </w:r>
      <w:r w:rsidR="4304C7E8" w:rsidRPr="35FB01D3">
        <w:rPr>
          <w:rFonts w:ascii="Aptos" w:eastAsia="Aptos" w:hAnsi="Aptos" w:cs="Aptos"/>
          <w:highlight w:val="yellow"/>
        </w:rPr>
        <w:t>Records or reports showing that</w:t>
      </w:r>
      <w:r w:rsidR="4304C7E8" w:rsidRPr="35FB01D3">
        <w:rPr>
          <w:rFonts w:ascii="Aptos" w:eastAsia="Aptos" w:hAnsi="Aptos" w:cs="Aptos"/>
        </w:rPr>
        <w:t xml:space="preserve"> </w:t>
      </w:r>
      <w:r w:rsidR="0DB127CF" w:rsidRPr="35FB01D3">
        <w:rPr>
          <w:rFonts w:ascii="Aptos" w:eastAsia="Aptos" w:hAnsi="Aptos" w:cs="Aptos"/>
        </w:rPr>
        <w:t>ICT procurements are consistently reviewed for accessibility under a coordinated, accountable process led by the assigned body</w:t>
      </w:r>
    </w:p>
    <w:p w14:paraId="72326CDB" w14:textId="17643602" w:rsidR="4520EC18" w:rsidRDefault="4520EC18" w:rsidP="4520EC18"/>
    <w:p w14:paraId="0E8041F7" w14:textId="77777777" w:rsidR="00E62FEA" w:rsidRDefault="00E62FEA">
      <w:r>
        <w:br w:type="page"/>
      </w:r>
    </w:p>
    <w:p w14:paraId="06431F4C" w14:textId="59D3CD69" w:rsidR="00E62FEA" w:rsidRDefault="00E62FEA" w:rsidP="002F6E95">
      <w:pPr>
        <w:pStyle w:val="Heading4"/>
      </w:pPr>
      <w:r>
        <w:lastRenderedPageBreak/>
        <w:t xml:space="preserve">Success Indicator </w:t>
      </w:r>
      <w:r w:rsidRPr="00E62FEA">
        <w:t>1.</w:t>
      </w:r>
      <w:r w:rsidR="1B38E810">
        <w:t>5</w:t>
      </w:r>
      <w:r w:rsidRPr="00E62FEA">
        <w:t xml:space="preserve"> Assigned authority and responsibility for tracking, reporting and distributing timely adoption metrics for instructional material</w:t>
      </w:r>
    </w:p>
    <w:p w14:paraId="58146B18" w14:textId="77777777" w:rsidR="00E62FEA" w:rsidRDefault="00E62FEA" w:rsidP="002F6E95">
      <w:pPr>
        <w:pStyle w:val="Heading5"/>
      </w:pPr>
      <w:r>
        <w:t>Purpose</w:t>
      </w:r>
    </w:p>
    <w:p w14:paraId="5C2241E1" w14:textId="15A1DC75" w:rsidR="0776813E" w:rsidRDefault="4D05DEC5" w:rsidP="0776813E">
      <w:pPr>
        <w:rPr>
          <w:rFonts w:ascii="Aptos" w:eastAsia="Aptos" w:hAnsi="Aptos" w:cs="Aptos"/>
        </w:rPr>
      </w:pPr>
      <w:r w:rsidRPr="42AD7099">
        <w:rPr>
          <w:rFonts w:ascii="Aptos" w:eastAsia="Aptos" w:hAnsi="Aptos" w:cs="Aptos"/>
        </w:rPr>
        <w:t>Ensure that responsibility is formally assigned for collecting, analyzing, and communicating timely adoption metrics for instructional materials. Clear ownership supports institutional compliance, enables data-informed decision-making, and promotes accountability in meeting deadlines for accessible instructional content.</w:t>
      </w:r>
    </w:p>
    <w:p w14:paraId="46E96D74" w14:textId="77777777" w:rsidR="00995ED0" w:rsidRDefault="00995ED0" w:rsidP="0776813E"/>
    <w:p w14:paraId="225D524F" w14:textId="77777777" w:rsidR="00E62FEA" w:rsidRDefault="00E62FEA" w:rsidP="002F6E95">
      <w:pPr>
        <w:pStyle w:val="Heading5"/>
      </w:pPr>
      <w:r>
        <w:t>Examples of Evidence</w:t>
      </w:r>
    </w:p>
    <w:p w14:paraId="31780FDF" w14:textId="736EA245" w:rsidR="04384DF8" w:rsidRDefault="04384DF8">
      <w:pPr>
        <w:pStyle w:val="ListParagraph"/>
        <w:numPr>
          <w:ilvl w:val="0"/>
          <w:numId w:val="89"/>
        </w:numPr>
        <w:rPr>
          <w:rFonts w:ascii="Aptos" w:eastAsia="Aptos" w:hAnsi="Aptos" w:cs="Aptos"/>
        </w:rPr>
      </w:pPr>
      <w:r w:rsidRPr="24F62A03">
        <w:rPr>
          <w:rFonts w:ascii="Aptos" w:eastAsia="Aptos" w:hAnsi="Aptos" w:cs="Aptos"/>
        </w:rPr>
        <w:t xml:space="preserve">Formal designation of a responsible body (e.g., bookstore, academic affairs, institutional research, ATI program, or cross-functional committee) </w:t>
      </w:r>
    </w:p>
    <w:p w14:paraId="3D0CA441" w14:textId="669BDB86" w:rsidR="04384DF8" w:rsidRDefault="04384DF8">
      <w:pPr>
        <w:pStyle w:val="ListParagraph"/>
        <w:numPr>
          <w:ilvl w:val="0"/>
          <w:numId w:val="89"/>
        </w:numPr>
        <w:rPr>
          <w:rFonts w:ascii="Aptos" w:eastAsia="Aptos" w:hAnsi="Aptos" w:cs="Aptos"/>
        </w:rPr>
      </w:pPr>
      <w:r w:rsidRPr="24F62A03">
        <w:rPr>
          <w:rFonts w:ascii="Aptos" w:eastAsia="Aptos" w:hAnsi="Aptos" w:cs="Aptos"/>
        </w:rPr>
        <w:t xml:space="preserve">Defined roles and responsibilities for tracking, validating, and reporting timely adoption data </w:t>
      </w:r>
    </w:p>
    <w:p w14:paraId="1747D6F6" w14:textId="1DB37DD7" w:rsidR="04384DF8" w:rsidRDefault="04384DF8">
      <w:pPr>
        <w:pStyle w:val="ListParagraph"/>
        <w:numPr>
          <w:ilvl w:val="0"/>
          <w:numId w:val="89"/>
        </w:numPr>
        <w:rPr>
          <w:rFonts w:ascii="Aptos" w:eastAsia="Aptos" w:hAnsi="Aptos" w:cs="Aptos"/>
        </w:rPr>
      </w:pPr>
      <w:r w:rsidRPr="24F62A03">
        <w:rPr>
          <w:rFonts w:ascii="Aptos" w:eastAsia="Aptos" w:hAnsi="Aptos" w:cs="Aptos"/>
        </w:rPr>
        <w:t xml:space="preserve">Documented workflows for collecting adoption data from faculty and departments </w:t>
      </w:r>
    </w:p>
    <w:p w14:paraId="53DEE26A" w14:textId="6D31CFB7" w:rsidR="04384DF8" w:rsidRDefault="04384DF8">
      <w:pPr>
        <w:pStyle w:val="ListParagraph"/>
        <w:numPr>
          <w:ilvl w:val="0"/>
          <w:numId w:val="89"/>
        </w:numPr>
        <w:rPr>
          <w:rFonts w:ascii="Aptos" w:eastAsia="Aptos" w:hAnsi="Aptos" w:cs="Aptos"/>
        </w:rPr>
      </w:pPr>
      <w:r w:rsidRPr="24F62A03">
        <w:rPr>
          <w:rFonts w:ascii="Aptos" w:eastAsia="Aptos" w:hAnsi="Aptos" w:cs="Aptos"/>
        </w:rPr>
        <w:t xml:space="preserve">Reporting structures that distribute metrics to campus leadership, departments, and relevant stakeholders </w:t>
      </w:r>
    </w:p>
    <w:p w14:paraId="765C2A80" w14:textId="20C25B8B" w:rsidR="04384DF8" w:rsidRDefault="04384DF8">
      <w:pPr>
        <w:pStyle w:val="ListParagraph"/>
        <w:numPr>
          <w:ilvl w:val="0"/>
          <w:numId w:val="89"/>
        </w:numPr>
        <w:rPr>
          <w:rFonts w:ascii="Aptos" w:eastAsia="Aptos" w:hAnsi="Aptos" w:cs="Aptos"/>
        </w:rPr>
      </w:pPr>
      <w:r w:rsidRPr="24F62A03">
        <w:rPr>
          <w:rFonts w:ascii="Aptos" w:eastAsia="Aptos" w:hAnsi="Aptos" w:cs="Aptos"/>
        </w:rPr>
        <w:t xml:space="preserve">Dashboards or reporting tools (e.g., bookstore systems, analytics platforms) used to track adoption rates and timelines </w:t>
      </w:r>
    </w:p>
    <w:p w14:paraId="294292BA" w14:textId="497FB346" w:rsidR="04384DF8" w:rsidRDefault="04384DF8">
      <w:pPr>
        <w:pStyle w:val="ListParagraph"/>
        <w:numPr>
          <w:ilvl w:val="0"/>
          <w:numId w:val="89"/>
        </w:numPr>
        <w:rPr>
          <w:rFonts w:ascii="Aptos" w:eastAsia="Aptos" w:hAnsi="Aptos" w:cs="Aptos"/>
        </w:rPr>
      </w:pPr>
      <w:r w:rsidRPr="24F62A03">
        <w:rPr>
          <w:rFonts w:ascii="Aptos" w:eastAsia="Aptos" w:hAnsi="Aptos" w:cs="Aptos"/>
        </w:rPr>
        <w:t xml:space="preserve">Communication plans outlining how and when reports are shared </w:t>
      </w:r>
    </w:p>
    <w:p w14:paraId="447AD7F1" w14:textId="4B82853D" w:rsidR="04384DF8" w:rsidRDefault="04384DF8">
      <w:pPr>
        <w:pStyle w:val="ListParagraph"/>
        <w:numPr>
          <w:ilvl w:val="0"/>
          <w:numId w:val="89"/>
        </w:numPr>
        <w:rPr>
          <w:rFonts w:ascii="Aptos" w:eastAsia="Aptos" w:hAnsi="Aptos" w:cs="Aptos"/>
        </w:rPr>
      </w:pPr>
      <w:r w:rsidRPr="24F62A03">
        <w:rPr>
          <w:rFonts w:ascii="Aptos" w:eastAsia="Aptos" w:hAnsi="Aptos" w:cs="Aptos"/>
        </w:rPr>
        <w:t>Coordination between units such as the bookstore, academic departments, and accessibility teams</w:t>
      </w:r>
    </w:p>
    <w:p w14:paraId="15C7D6C5" w14:textId="79B49445" w:rsidR="68F70A0E" w:rsidRDefault="68F70A0E" w:rsidP="68F70A0E"/>
    <w:p w14:paraId="712B6B53" w14:textId="77777777" w:rsidR="00E62FEA" w:rsidRDefault="00E62FEA" w:rsidP="002F6E95">
      <w:pPr>
        <w:pStyle w:val="Heading5"/>
      </w:pPr>
      <w:r>
        <w:t>Example of Established Level</w:t>
      </w:r>
    </w:p>
    <w:p w14:paraId="2E159FD1" w14:textId="27B91C6A" w:rsidR="07D5D230" w:rsidRDefault="07D5D230">
      <w:pPr>
        <w:pStyle w:val="ListParagraph"/>
        <w:numPr>
          <w:ilvl w:val="0"/>
          <w:numId w:val="103"/>
        </w:numPr>
        <w:spacing w:before="240" w:after="240"/>
        <w:rPr>
          <w:rFonts w:ascii="Aptos" w:eastAsia="Aptos" w:hAnsi="Aptos" w:cs="Aptos"/>
        </w:rPr>
      </w:pPr>
      <w:r w:rsidRPr="79153DCE">
        <w:rPr>
          <w:rFonts w:ascii="Aptos" w:eastAsia="Aptos" w:hAnsi="Aptos" w:cs="Aptos"/>
          <w:b/>
          <w:bCs/>
        </w:rPr>
        <w:t>Position</w:t>
      </w:r>
      <w:r w:rsidRPr="651400DC">
        <w:rPr>
          <w:rFonts w:ascii="Aptos" w:eastAsia="Aptos" w:hAnsi="Aptos" w:cs="Aptos"/>
          <w:b/>
          <w:bCs/>
        </w:rPr>
        <w:t>:</w:t>
      </w:r>
      <w:r w:rsidRPr="78CCDA70">
        <w:rPr>
          <w:rFonts w:ascii="Aptos" w:eastAsia="Aptos" w:hAnsi="Aptos" w:cs="Aptos"/>
          <w:b/>
          <w:bCs/>
        </w:rPr>
        <w:t xml:space="preserve"> </w:t>
      </w:r>
      <w:r w:rsidRPr="79153DCE">
        <w:rPr>
          <w:rFonts w:ascii="Aptos" w:eastAsia="Aptos" w:hAnsi="Aptos" w:cs="Aptos"/>
        </w:rPr>
        <w:t xml:space="preserve">A designated individual or team is formally assigned responsibility for tracking, reporting, and distributing timely adoption metrics </w:t>
      </w:r>
    </w:p>
    <w:p w14:paraId="58101246" w14:textId="2C1A4706" w:rsidR="07D5D230" w:rsidRDefault="07D5D230">
      <w:pPr>
        <w:pStyle w:val="ListParagraph"/>
        <w:numPr>
          <w:ilvl w:val="0"/>
          <w:numId w:val="103"/>
        </w:numPr>
        <w:spacing w:before="240" w:after="240"/>
        <w:rPr>
          <w:rFonts w:ascii="Aptos" w:eastAsia="Aptos" w:hAnsi="Aptos" w:cs="Aptos"/>
        </w:rPr>
      </w:pPr>
      <w:r w:rsidRPr="79153DCE">
        <w:rPr>
          <w:rFonts w:ascii="Aptos" w:eastAsia="Aptos" w:hAnsi="Aptos" w:cs="Aptos"/>
          <w:b/>
          <w:bCs/>
        </w:rPr>
        <w:t>Budget</w:t>
      </w:r>
      <w:r w:rsidRPr="40F840A8">
        <w:rPr>
          <w:rFonts w:ascii="Aptos" w:eastAsia="Aptos" w:hAnsi="Aptos" w:cs="Aptos"/>
          <w:b/>
          <w:bCs/>
        </w:rPr>
        <w:t>:</w:t>
      </w:r>
      <w:r w:rsidRPr="78CCDA70">
        <w:rPr>
          <w:rFonts w:ascii="Aptos" w:eastAsia="Aptos" w:hAnsi="Aptos" w:cs="Aptos"/>
          <w:b/>
          <w:bCs/>
        </w:rPr>
        <w:t xml:space="preserve"> </w:t>
      </w:r>
      <w:r w:rsidRPr="79153DCE">
        <w:rPr>
          <w:rFonts w:ascii="Aptos" w:eastAsia="Aptos" w:hAnsi="Aptos" w:cs="Aptos"/>
        </w:rPr>
        <w:t xml:space="preserve">Resources are allocated to support data collection, reporting tools, and staff time for managing timely adoption metrics </w:t>
      </w:r>
    </w:p>
    <w:p w14:paraId="68CA6354" w14:textId="2E4A09D5" w:rsidR="07D5D230" w:rsidRDefault="07D5D230">
      <w:pPr>
        <w:pStyle w:val="ListParagraph"/>
        <w:numPr>
          <w:ilvl w:val="0"/>
          <w:numId w:val="103"/>
        </w:numPr>
        <w:spacing w:before="240" w:after="240"/>
        <w:rPr>
          <w:rFonts w:ascii="Aptos" w:eastAsia="Aptos" w:hAnsi="Aptos" w:cs="Aptos"/>
        </w:rPr>
      </w:pPr>
      <w:r w:rsidRPr="79153DCE">
        <w:rPr>
          <w:rFonts w:ascii="Aptos" w:eastAsia="Aptos" w:hAnsi="Aptos" w:cs="Aptos"/>
          <w:b/>
          <w:bCs/>
        </w:rPr>
        <w:t>Procedures</w:t>
      </w:r>
      <w:r w:rsidRPr="40F840A8">
        <w:rPr>
          <w:rFonts w:ascii="Aptos" w:eastAsia="Aptos" w:hAnsi="Aptos" w:cs="Aptos"/>
          <w:b/>
          <w:bCs/>
        </w:rPr>
        <w:t>:</w:t>
      </w:r>
      <w:r w:rsidRPr="63C9082F">
        <w:rPr>
          <w:rFonts w:ascii="Aptos" w:eastAsia="Aptos" w:hAnsi="Aptos" w:cs="Aptos"/>
          <w:b/>
          <w:bCs/>
        </w:rPr>
        <w:t xml:space="preserve"> </w:t>
      </w:r>
      <w:r w:rsidRPr="79153DCE">
        <w:rPr>
          <w:rFonts w:ascii="Aptos" w:eastAsia="Aptos" w:hAnsi="Aptos" w:cs="Aptos"/>
        </w:rPr>
        <w:t xml:space="preserve">A documented process defines how timely adoption data is collected, validated, reported, and distributed to stakeholders on a regular schedule </w:t>
      </w:r>
    </w:p>
    <w:p w14:paraId="3CBFC654" w14:textId="72EBE779" w:rsidR="07D5D230" w:rsidRDefault="25D0DA29">
      <w:pPr>
        <w:pStyle w:val="ListParagraph"/>
        <w:numPr>
          <w:ilvl w:val="0"/>
          <w:numId w:val="103"/>
        </w:numPr>
        <w:spacing w:before="240" w:after="240"/>
        <w:rPr>
          <w:rFonts w:ascii="Aptos" w:eastAsia="Aptos" w:hAnsi="Aptos" w:cs="Aptos"/>
        </w:rPr>
      </w:pPr>
      <w:r w:rsidRPr="35FB01D3">
        <w:rPr>
          <w:rFonts w:ascii="Aptos" w:eastAsia="Aptos" w:hAnsi="Aptos" w:cs="Aptos"/>
          <w:b/>
          <w:bCs/>
        </w:rPr>
        <w:t xml:space="preserve">Output: </w:t>
      </w:r>
      <w:r w:rsidR="5960ABE2" w:rsidRPr="35FB01D3">
        <w:rPr>
          <w:rFonts w:ascii="Aptos" w:eastAsia="Aptos" w:hAnsi="Aptos" w:cs="Aptos"/>
          <w:highlight w:val="yellow"/>
        </w:rPr>
        <w:t>Evidence that</w:t>
      </w:r>
      <w:r w:rsidR="5960ABE2" w:rsidRPr="35FB01D3">
        <w:rPr>
          <w:rFonts w:ascii="Aptos" w:eastAsia="Aptos" w:hAnsi="Aptos" w:cs="Aptos"/>
        </w:rPr>
        <w:t xml:space="preserve"> t</w:t>
      </w:r>
      <w:r w:rsidRPr="35FB01D3">
        <w:rPr>
          <w:rFonts w:ascii="Aptos" w:eastAsia="Aptos" w:hAnsi="Aptos" w:cs="Aptos"/>
        </w:rPr>
        <w:t>imely adoption metrics are consistently tracked and distributed in a structured, reliable manner to inform institutional decision-making and compliance efforts</w:t>
      </w:r>
    </w:p>
    <w:p w14:paraId="5BCFEC43" w14:textId="2E4294D1" w:rsidR="47CC7E9B" w:rsidRDefault="47CC7E9B" w:rsidP="47CC7E9B"/>
    <w:p w14:paraId="29C14C0F" w14:textId="77777777" w:rsidR="00E62FEA" w:rsidRDefault="00E62FEA">
      <w:r>
        <w:br w:type="page"/>
      </w:r>
    </w:p>
    <w:p w14:paraId="0F0B22D9" w14:textId="47A6A06B" w:rsidR="00E62FEA" w:rsidRDefault="00E62FEA" w:rsidP="002F6E95">
      <w:pPr>
        <w:pStyle w:val="Heading4"/>
      </w:pPr>
      <w:r>
        <w:lastRenderedPageBreak/>
        <w:t xml:space="preserve">Success Indicator </w:t>
      </w:r>
      <w:r w:rsidRPr="00E62FEA">
        <w:t>1.</w:t>
      </w:r>
      <w:r w:rsidR="60BE77C1">
        <w:t>6</w:t>
      </w:r>
      <w:r w:rsidRPr="00E62FEA">
        <w:t xml:space="preserve"> Assigned authority and responsibility for ongoing monitoring of accessibility reports on Instructional material within the LMS to a body (person(s) or business entity).</w:t>
      </w:r>
    </w:p>
    <w:p w14:paraId="3944A86A" w14:textId="77777777" w:rsidR="00E62FEA" w:rsidRDefault="00E62FEA" w:rsidP="002F6E95">
      <w:pPr>
        <w:pStyle w:val="Heading5"/>
      </w:pPr>
      <w:r>
        <w:t>Purpose</w:t>
      </w:r>
    </w:p>
    <w:p w14:paraId="67E67CF2" w14:textId="5F59F413" w:rsidR="518E4CE0" w:rsidRDefault="7334050E" w:rsidP="518E4CE0">
      <w:r w:rsidRPr="5A2607D1">
        <w:rPr>
          <w:rFonts w:ascii="Aptos" w:eastAsia="Aptos" w:hAnsi="Aptos" w:cs="Aptos"/>
        </w:rPr>
        <w:t>Ensure that a clearly defined individual, team, or governance body is accountable for monitoring accessibility reports related to instructional materials within the Learning Management System (LMS). Formal ownership supports continuous oversight, timely remediation, and sustained accessibility of course content.</w:t>
      </w:r>
    </w:p>
    <w:p w14:paraId="19FDC33A" w14:textId="77777777" w:rsidR="00E62FEA" w:rsidRDefault="00E62FEA" w:rsidP="002F6E95">
      <w:pPr>
        <w:pStyle w:val="Heading5"/>
      </w:pPr>
      <w:r>
        <w:t>Examples of Evidence</w:t>
      </w:r>
    </w:p>
    <w:p w14:paraId="0E0AFAD5" w14:textId="63C79FD8" w:rsidR="381AA174" w:rsidRDefault="381AA174">
      <w:pPr>
        <w:pStyle w:val="ListParagraph"/>
        <w:numPr>
          <w:ilvl w:val="0"/>
          <w:numId w:val="89"/>
        </w:numPr>
        <w:rPr>
          <w:rFonts w:ascii="Aptos" w:eastAsia="Aptos" w:hAnsi="Aptos" w:cs="Aptos"/>
        </w:rPr>
      </w:pPr>
      <w:r w:rsidRPr="4BCA971F">
        <w:rPr>
          <w:rFonts w:ascii="Aptos" w:eastAsia="Aptos" w:hAnsi="Aptos" w:cs="Aptos"/>
        </w:rPr>
        <w:t xml:space="preserve">Formal designation of a responsible body (e.g., ATI team, instructional design unit, LMS administration, or academic technology group) </w:t>
      </w:r>
    </w:p>
    <w:p w14:paraId="50369C17" w14:textId="28D170D6" w:rsidR="381AA174" w:rsidRDefault="381AA174">
      <w:pPr>
        <w:pStyle w:val="ListParagraph"/>
        <w:numPr>
          <w:ilvl w:val="0"/>
          <w:numId w:val="89"/>
        </w:numPr>
        <w:rPr>
          <w:rFonts w:ascii="Aptos" w:eastAsia="Aptos" w:hAnsi="Aptos" w:cs="Aptos"/>
        </w:rPr>
      </w:pPr>
      <w:r w:rsidRPr="4BCA971F">
        <w:rPr>
          <w:rFonts w:ascii="Aptos" w:eastAsia="Aptos" w:hAnsi="Aptos" w:cs="Aptos"/>
        </w:rPr>
        <w:t xml:space="preserve">Organizational charts or governance documentation identifying responsibility for LMS accessibility monitoring </w:t>
      </w:r>
    </w:p>
    <w:p w14:paraId="472039C9" w14:textId="66C479C3" w:rsidR="381AA174" w:rsidRDefault="381AA174">
      <w:pPr>
        <w:pStyle w:val="ListParagraph"/>
        <w:numPr>
          <w:ilvl w:val="0"/>
          <w:numId w:val="89"/>
        </w:numPr>
        <w:rPr>
          <w:rFonts w:ascii="Aptos" w:eastAsia="Aptos" w:hAnsi="Aptos" w:cs="Aptos"/>
        </w:rPr>
      </w:pPr>
      <w:r w:rsidRPr="4BCA971F">
        <w:rPr>
          <w:rFonts w:ascii="Aptos" w:eastAsia="Aptos" w:hAnsi="Aptos" w:cs="Aptos"/>
        </w:rPr>
        <w:t xml:space="preserve">Defined scope covering accessibility reports generated by LMS tools (e.g., Ally, UDOIT) and related analytics </w:t>
      </w:r>
    </w:p>
    <w:p w14:paraId="284F83BA" w14:textId="1517C013" w:rsidR="381AA174" w:rsidRDefault="381AA174">
      <w:pPr>
        <w:pStyle w:val="ListParagraph"/>
        <w:numPr>
          <w:ilvl w:val="0"/>
          <w:numId w:val="89"/>
        </w:numPr>
        <w:rPr>
          <w:rFonts w:ascii="Aptos" w:eastAsia="Aptos" w:hAnsi="Aptos" w:cs="Aptos"/>
        </w:rPr>
      </w:pPr>
      <w:r w:rsidRPr="4BCA971F">
        <w:rPr>
          <w:rFonts w:ascii="Aptos" w:eastAsia="Aptos" w:hAnsi="Aptos" w:cs="Aptos"/>
        </w:rPr>
        <w:t xml:space="preserve">Documented workflows for reviewing reports, prioritizing issues, and communicating with faculty or departments </w:t>
      </w:r>
    </w:p>
    <w:p w14:paraId="0BE31476" w14:textId="0524CBB8" w:rsidR="381AA174" w:rsidRDefault="381AA174">
      <w:pPr>
        <w:pStyle w:val="ListParagraph"/>
        <w:numPr>
          <w:ilvl w:val="0"/>
          <w:numId w:val="89"/>
        </w:numPr>
        <w:rPr>
          <w:rFonts w:ascii="Aptos" w:eastAsia="Aptos" w:hAnsi="Aptos" w:cs="Aptos"/>
        </w:rPr>
      </w:pPr>
      <w:r w:rsidRPr="4BCA971F">
        <w:rPr>
          <w:rFonts w:ascii="Aptos" w:eastAsia="Aptos" w:hAnsi="Aptos" w:cs="Aptos"/>
        </w:rPr>
        <w:t xml:space="preserve">Dashboards or reporting systems used to track accessibility scores, trends, and remediation progress </w:t>
      </w:r>
    </w:p>
    <w:p w14:paraId="12746E1B" w14:textId="2BD9A0BA" w:rsidR="381AA174" w:rsidRDefault="381AA174">
      <w:pPr>
        <w:pStyle w:val="ListParagraph"/>
        <w:numPr>
          <w:ilvl w:val="0"/>
          <w:numId w:val="89"/>
        </w:numPr>
        <w:rPr>
          <w:rFonts w:ascii="Aptos" w:eastAsia="Aptos" w:hAnsi="Aptos" w:cs="Aptos"/>
        </w:rPr>
      </w:pPr>
      <w:r w:rsidRPr="4BCA971F">
        <w:rPr>
          <w:rFonts w:ascii="Aptos" w:eastAsia="Aptos" w:hAnsi="Aptos" w:cs="Aptos"/>
        </w:rPr>
        <w:t xml:space="preserve">Coordination processes between accessibility specialists, instructional designers, and faculty support units </w:t>
      </w:r>
    </w:p>
    <w:p w14:paraId="18876AC3" w14:textId="1AD139CA" w:rsidR="381AA174" w:rsidRDefault="381AA174">
      <w:pPr>
        <w:pStyle w:val="ListParagraph"/>
        <w:numPr>
          <w:ilvl w:val="0"/>
          <w:numId w:val="89"/>
        </w:numPr>
        <w:rPr>
          <w:rFonts w:ascii="Aptos" w:eastAsia="Aptos" w:hAnsi="Aptos" w:cs="Aptos"/>
        </w:rPr>
      </w:pPr>
      <w:r w:rsidRPr="4BCA971F">
        <w:rPr>
          <w:rFonts w:ascii="Aptos" w:eastAsia="Aptos" w:hAnsi="Aptos" w:cs="Aptos"/>
        </w:rPr>
        <w:t>Guidance or communication materials for faculty on interpreting and addressing report findings</w:t>
      </w:r>
    </w:p>
    <w:p w14:paraId="1964542D" w14:textId="50486A12" w:rsidR="4BCA971F" w:rsidRDefault="4BCA971F" w:rsidP="4BCA971F"/>
    <w:p w14:paraId="37373DF2" w14:textId="77777777" w:rsidR="00E62FEA" w:rsidRDefault="00E62FEA" w:rsidP="002F6E95">
      <w:pPr>
        <w:pStyle w:val="Heading5"/>
      </w:pPr>
      <w:r>
        <w:t>Example of Established Level</w:t>
      </w:r>
    </w:p>
    <w:p w14:paraId="20A230A8" w14:textId="03C48509" w:rsidR="5FDCB3BA" w:rsidRDefault="4D4DCC19">
      <w:pPr>
        <w:pStyle w:val="ListParagraph"/>
        <w:numPr>
          <w:ilvl w:val="0"/>
          <w:numId w:val="104"/>
        </w:numPr>
        <w:spacing w:before="240" w:after="240"/>
        <w:rPr>
          <w:rFonts w:ascii="Aptos" w:eastAsia="Aptos" w:hAnsi="Aptos" w:cs="Aptos"/>
        </w:rPr>
      </w:pPr>
      <w:r w:rsidRPr="35FB01D3">
        <w:rPr>
          <w:rFonts w:ascii="Aptos" w:eastAsia="Aptos" w:hAnsi="Aptos" w:cs="Aptos"/>
          <w:b/>
          <w:bCs/>
        </w:rPr>
        <w:t xml:space="preserve">Position: </w:t>
      </w:r>
      <w:r w:rsidR="398B9B1A" w:rsidRPr="35FB01D3">
        <w:rPr>
          <w:rFonts w:ascii="Aptos" w:eastAsia="Aptos" w:hAnsi="Aptos" w:cs="Aptos"/>
        </w:rPr>
        <w:t xml:space="preserve">A designated individual or team is formally assigned responsibility for monitoring LMS accessibility reports and related instructional materials </w:t>
      </w:r>
    </w:p>
    <w:p w14:paraId="6A292058" w14:textId="65F6A261" w:rsidR="5FDCB3BA" w:rsidRDefault="2992E83A">
      <w:pPr>
        <w:pStyle w:val="ListParagraph"/>
        <w:numPr>
          <w:ilvl w:val="0"/>
          <w:numId w:val="104"/>
        </w:numPr>
        <w:spacing w:before="240" w:after="240"/>
        <w:rPr>
          <w:rFonts w:ascii="Aptos" w:eastAsia="Aptos" w:hAnsi="Aptos" w:cs="Aptos"/>
        </w:rPr>
      </w:pPr>
      <w:r w:rsidRPr="35FB01D3">
        <w:rPr>
          <w:rFonts w:ascii="Aptos" w:eastAsia="Aptos" w:hAnsi="Aptos" w:cs="Aptos"/>
          <w:b/>
          <w:bCs/>
        </w:rPr>
        <w:t xml:space="preserve">Budget: </w:t>
      </w:r>
      <w:r w:rsidR="398B9B1A" w:rsidRPr="35FB01D3">
        <w:rPr>
          <w:rFonts w:ascii="Aptos" w:eastAsia="Aptos" w:hAnsi="Aptos" w:cs="Aptos"/>
        </w:rPr>
        <w:t xml:space="preserve">Resources are allocated to support monitoring activities, including staff time and LMS-integrated accessibility tools </w:t>
      </w:r>
    </w:p>
    <w:p w14:paraId="12C3E767" w14:textId="4A86DFF2" w:rsidR="5FDCB3BA" w:rsidRDefault="26F2B584">
      <w:pPr>
        <w:pStyle w:val="ListParagraph"/>
        <w:numPr>
          <w:ilvl w:val="0"/>
          <w:numId w:val="104"/>
        </w:numPr>
        <w:spacing w:before="240" w:after="240"/>
        <w:rPr>
          <w:rFonts w:ascii="Aptos" w:eastAsia="Aptos" w:hAnsi="Aptos" w:cs="Aptos"/>
        </w:rPr>
      </w:pPr>
      <w:r w:rsidRPr="35FB01D3">
        <w:rPr>
          <w:rFonts w:ascii="Aptos" w:eastAsia="Aptos" w:hAnsi="Aptos" w:cs="Aptos"/>
          <w:b/>
          <w:bCs/>
        </w:rPr>
        <w:t xml:space="preserve">Procedures: </w:t>
      </w:r>
      <w:r w:rsidR="398B9B1A" w:rsidRPr="35FB01D3">
        <w:rPr>
          <w:rFonts w:ascii="Aptos" w:eastAsia="Aptos" w:hAnsi="Aptos" w:cs="Aptos"/>
        </w:rPr>
        <w:t xml:space="preserve">A documented process defines how accessibility reports are reviewed, tracked, and communicated to stakeholders for remediation </w:t>
      </w:r>
    </w:p>
    <w:p w14:paraId="335E8A97" w14:textId="117830D6" w:rsidR="5FDCB3BA" w:rsidRDefault="2BB08121">
      <w:pPr>
        <w:pStyle w:val="ListParagraph"/>
        <w:numPr>
          <w:ilvl w:val="0"/>
          <w:numId w:val="104"/>
        </w:numPr>
        <w:spacing w:before="240" w:after="240"/>
        <w:rPr>
          <w:rFonts w:ascii="Aptos" w:eastAsia="Aptos" w:hAnsi="Aptos" w:cs="Aptos"/>
        </w:rPr>
      </w:pPr>
      <w:r w:rsidRPr="35FB01D3">
        <w:rPr>
          <w:rFonts w:ascii="Aptos" w:eastAsia="Aptos" w:hAnsi="Aptos" w:cs="Aptos"/>
          <w:b/>
          <w:bCs/>
        </w:rPr>
        <w:t xml:space="preserve">Output: </w:t>
      </w:r>
      <w:r w:rsidR="782263C8" w:rsidRPr="35FB01D3">
        <w:rPr>
          <w:rFonts w:ascii="Aptos" w:eastAsia="Aptos" w:hAnsi="Aptos" w:cs="Aptos"/>
          <w:highlight w:val="yellow"/>
        </w:rPr>
        <w:t>Records demonstrating that</w:t>
      </w:r>
      <w:r w:rsidR="782263C8" w:rsidRPr="35FB01D3">
        <w:rPr>
          <w:rFonts w:ascii="Aptos" w:eastAsia="Aptos" w:hAnsi="Aptos" w:cs="Aptos"/>
        </w:rPr>
        <w:t xml:space="preserve"> L</w:t>
      </w:r>
      <w:r w:rsidR="398B9B1A" w:rsidRPr="35FB01D3">
        <w:rPr>
          <w:rFonts w:ascii="Aptos" w:eastAsia="Aptos" w:hAnsi="Aptos" w:cs="Aptos"/>
        </w:rPr>
        <w:t>MS accessibility reports are consistently monitored and acted upon through a coordinated, accountable process led by the assigned body</w:t>
      </w:r>
    </w:p>
    <w:p w14:paraId="07041948" w14:textId="23EA14E9" w:rsidR="47CC7E9B" w:rsidRDefault="47CC7E9B" w:rsidP="47CC7E9B">
      <w:pPr>
        <w:spacing w:after="120" w:line="257" w:lineRule="auto"/>
        <w:rPr>
          <w:rFonts w:ascii="Aptos" w:eastAsia="Aptos" w:hAnsi="Aptos" w:cs="Aptos"/>
        </w:rPr>
      </w:pPr>
    </w:p>
    <w:p w14:paraId="6D127393" w14:textId="168D00E7" w:rsidR="47CC7E9B" w:rsidRDefault="47CC7E9B" w:rsidP="47CC7E9B"/>
    <w:p w14:paraId="5D503764" w14:textId="77777777" w:rsidR="00E62FEA" w:rsidRDefault="00E62FEA">
      <w:r>
        <w:br w:type="page"/>
      </w:r>
    </w:p>
    <w:p w14:paraId="5FD66F75" w14:textId="485F531C" w:rsidR="00E62FEA" w:rsidRDefault="00E62FEA" w:rsidP="002F6E95">
      <w:pPr>
        <w:pStyle w:val="Heading4"/>
      </w:pPr>
      <w:r>
        <w:lastRenderedPageBreak/>
        <w:t xml:space="preserve">Success Indicator </w:t>
      </w:r>
      <w:r w:rsidRPr="00E62FEA">
        <w:t>1.</w:t>
      </w:r>
      <w:r w:rsidR="79A0A425">
        <w:t>7</w:t>
      </w:r>
      <w:r w:rsidRPr="00E62FEA">
        <w:t xml:space="preserve"> Assigned authority and responsibility for accessibility training program(s) to a body (person(s) or business entities).</w:t>
      </w:r>
    </w:p>
    <w:p w14:paraId="407EC65A" w14:textId="77777777" w:rsidR="00E62FEA" w:rsidRDefault="00E62FEA" w:rsidP="002F6E95">
      <w:pPr>
        <w:pStyle w:val="Heading5"/>
      </w:pPr>
      <w:r>
        <w:t>Purpose</w:t>
      </w:r>
    </w:p>
    <w:p w14:paraId="7AB4429B" w14:textId="465663DA" w:rsidR="531238BA" w:rsidRDefault="7405203C" w:rsidP="531238BA">
      <w:r w:rsidRPr="1E3DC204">
        <w:rPr>
          <w:rFonts w:ascii="Aptos" w:eastAsia="Aptos" w:hAnsi="Aptos" w:cs="Aptos"/>
        </w:rPr>
        <w:t>Ensure that a clearly defined individual, team, or governance body is accountable for developing, coordinating, and sustaining accessibility training programs. Formal ownership supports consistent delivery of role-based training, alignment with institutional goals, and ongoing development of accessibility knowledge across the campus community.</w:t>
      </w:r>
    </w:p>
    <w:p w14:paraId="5A8C4548" w14:textId="77777777" w:rsidR="00E62FEA" w:rsidRDefault="00E62FEA" w:rsidP="002F6E95">
      <w:pPr>
        <w:pStyle w:val="Heading5"/>
      </w:pPr>
      <w:r>
        <w:t>Examples of Evidence</w:t>
      </w:r>
    </w:p>
    <w:p w14:paraId="40F162F4" w14:textId="33110CB8" w:rsidR="69C8FD6A" w:rsidRDefault="69C8FD6A">
      <w:pPr>
        <w:pStyle w:val="ListParagraph"/>
        <w:numPr>
          <w:ilvl w:val="0"/>
          <w:numId w:val="89"/>
        </w:numPr>
        <w:rPr>
          <w:rFonts w:ascii="Aptos" w:eastAsia="Aptos" w:hAnsi="Aptos" w:cs="Aptos"/>
        </w:rPr>
      </w:pPr>
      <w:r w:rsidRPr="1E3DC204">
        <w:rPr>
          <w:rFonts w:ascii="Aptos" w:eastAsia="Aptos" w:hAnsi="Aptos" w:cs="Aptos"/>
        </w:rPr>
        <w:t xml:space="preserve">Formal designation of a responsible body (e.g., ATI program, faculty development center, HR training unit, IT training team) </w:t>
      </w:r>
    </w:p>
    <w:p w14:paraId="68C31EB0" w14:textId="7652CA6F" w:rsidR="69C8FD6A" w:rsidRDefault="69C8FD6A">
      <w:pPr>
        <w:pStyle w:val="ListParagraph"/>
        <w:numPr>
          <w:ilvl w:val="0"/>
          <w:numId w:val="89"/>
        </w:numPr>
        <w:rPr>
          <w:rFonts w:ascii="Aptos" w:eastAsia="Aptos" w:hAnsi="Aptos" w:cs="Aptos"/>
        </w:rPr>
      </w:pPr>
      <w:r w:rsidRPr="1E3DC204">
        <w:rPr>
          <w:rFonts w:ascii="Aptos" w:eastAsia="Aptos" w:hAnsi="Aptos" w:cs="Aptos"/>
        </w:rPr>
        <w:t xml:space="preserve">Organizational charts or governance documentation identifying responsibility for accessibility training </w:t>
      </w:r>
    </w:p>
    <w:p w14:paraId="5A52E4EA" w14:textId="04BC4412" w:rsidR="69C8FD6A" w:rsidRDefault="69C8FD6A">
      <w:pPr>
        <w:pStyle w:val="ListParagraph"/>
        <w:numPr>
          <w:ilvl w:val="0"/>
          <w:numId w:val="89"/>
        </w:numPr>
        <w:rPr>
          <w:rFonts w:ascii="Aptos" w:eastAsia="Aptos" w:hAnsi="Aptos" w:cs="Aptos"/>
        </w:rPr>
      </w:pPr>
      <w:r w:rsidRPr="1E3DC204">
        <w:rPr>
          <w:rFonts w:ascii="Aptos" w:eastAsia="Aptos" w:hAnsi="Aptos" w:cs="Aptos"/>
        </w:rPr>
        <w:t xml:space="preserve">Defined scope of training responsibilities, including web, instructional materials, procurement, and general awareness </w:t>
      </w:r>
    </w:p>
    <w:p w14:paraId="3752DD95" w14:textId="18F1FD24" w:rsidR="69C8FD6A" w:rsidRDefault="69C8FD6A">
      <w:pPr>
        <w:pStyle w:val="ListParagraph"/>
        <w:numPr>
          <w:ilvl w:val="0"/>
          <w:numId w:val="89"/>
        </w:numPr>
        <w:rPr>
          <w:rFonts w:ascii="Aptos" w:eastAsia="Aptos" w:hAnsi="Aptos" w:cs="Aptos"/>
        </w:rPr>
      </w:pPr>
      <w:r w:rsidRPr="1E3DC204">
        <w:rPr>
          <w:rFonts w:ascii="Aptos" w:eastAsia="Aptos" w:hAnsi="Aptos" w:cs="Aptos"/>
        </w:rPr>
        <w:t xml:space="preserve">Documented training plans outlining audiences, delivery methods, and frequency </w:t>
      </w:r>
    </w:p>
    <w:p w14:paraId="2AC0A730" w14:textId="0AD498F4" w:rsidR="69C8FD6A" w:rsidRDefault="69C8FD6A">
      <w:pPr>
        <w:pStyle w:val="ListParagraph"/>
        <w:numPr>
          <w:ilvl w:val="0"/>
          <w:numId w:val="89"/>
        </w:numPr>
        <w:rPr>
          <w:rFonts w:ascii="Aptos" w:eastAsia="Aptos" w:hAnsi="Aptos" w:cs="Aptos"/>
        </w:rPr>
      </w:pPr>
      <w:r w:rsidRPr="1E3DC204">
        <w:rPr>
          <w:rFonts w:ascii="Aptos" w:eastAsia="Aptos" w:hAnsi="Aptos" w:cs="Aptos"/>
        </w:rPr>
        <w:t xml:space="preserve">Training curricula, materials, or learning pathways tailored to specific roles (e.g., faculty, developers, content creators, procurement staff) </w:t>
      </w:r>
    </w:p>
    <w:p w14:paraId="2BE2F261" w14:textId="7A428F04" w:rsidR="69C8FD6A" w:rsidRDefault="69C8FD6A">
      <w:pPr>
        <w:pStyle w:val="ListParagraph"/>
        <w:numPr>
          <w:ilvl w:val="0"/>
          <w:numId w:val="89"/>
        </w:numPr>
        <w:rPr>
          <w:rFonts w:ascii="Aptos" w:eastAsia="Aptos" w:hAnsi="Aptos" w:cs="Aptos"/>
        </w:rPr>
      </w:pPr>
      <w:r w:rsidRPr="1E3DC204">
        <w:rPr>
          <w:rFonts w:ascii="Aptos" w:eastAsia="Aptos" w:hAnsi="Aptos" w:cs="Aptos"/>
        </w:rPr>
        <w:t xml:space="preserve">Tracking systems for training participation and completion (e.g., LMS, HR systems) </w:t>
      </w:r>
    </w:p>
    <w:p w14:paraId="7516D6AD" w14:textId="48AEC7C4" w:rsidR="69C8FD6A" w:rsidRDefault="69C8FD6A">
      <w:pPr>
        <w:pStyle w:val="ListParagraph"/>
        <w:numPr>
          <w:ilvl w:val="0"/>
          <w:numId w:val="89"/>
        </w:numPr>
        <w:rPr>
          <w:rFonts w:ascii="Aptos" w:eastAsia="Aptos" w:hAnsi="Aptos" w:cs="Aptos"/>
        </w:rPr>
      </w:pPr>
      <w:r w:rsidRPr="1E3DC204">
        <w:rPr>
          <w:rFonts w:ascii="Aptos" w:eastAsia="Aptos" w:hAnsi="Aptos" w:cs="Aptos"/>
        </w:rPr>
        <w:t>Coordination processes between training providers and subject matter experts (e.g., accessibility specialists, instructional designers)</w:t>
      </w:r>
    </w:p>
    <w:p w14:paraId="6FB702B6" w14:textId="56853B98" w:rsidR="1E3DC204" w:rsidRDefault="1E3DC204" w:rsidP="1E3DC204"/>
    <w:p w14:paraId="524ACC26" w14:textId="77777777" w:rsidR="00E62FEA" w:rsidRDefault="00E62FEA" w:rsidP="002F6E95">
      <w:pPr>
        <w:pStyle w:val="Heading5"/>
      </w:pPr>
      <w:r>
        <w:t>Example of Established Level</w:t>
      </w:r>
    </w:p>
    <w:p w14:paraId="718067EE" w14:textId="5C66382C" w:rsidR="20D9379A" w:rsidRDefault="3FECEA7E">
      <w:pPr>
        <w:pStyle w:val="ListParagraph"/>
        <w:numPr>
          <w:ilvl w:val="0"/>
          <w:numId w:val="105"/>
        </w:numPr>
        <w:spacing w:before="240" w:after="240"/>
        <w:rPr>
          <w:rFonts w:ascii="Aptos" w:eastAsia="Aptos" w:hAnsi="Aptos" w:cs="Aptos"/>
        </w:rPr>
      </w:pPr>
      <w:r w:rsidRPr="35FB01D3">
        <w:rPr>
          <w:rFonts w:ascii="Aptos" w:eastAsia="Aptos" w:hAnsi="Aptos" w:cs="Aptos"/>
          <w:b/>
          <w:bCs/>
        </w:rPr>
        <w:t xml:space="preserve">Position: </w:t>
      </w:r>
      <w:r w:rsidR="5981A5A8" w:rsidRPr="35FB01D3">
        <w:rPr>
          <w:rFonts w:ascii="Aptos" w:eastAsia="Aptos" w:hAnsi="Aptos" w:cs="Aptos"/>
        </w:rPr>
        <w:t xml:space="preserve">A designated individual or team is formally assigned responsibility for accessibility training programs across the institution </w:t>
      </w:r>
    </w:p>
    <w:p w14:paraId="26ED7EC8" w14:textId="78937DA7" w:rsidR="20D9379A" w:rsidRDefault="7A64D726">
      <w:pPr>
        <w:pStyle w:val="ListParagraph"/>
        <w:numPr>
          <w:ilvl w:val="0"/>
          <w:numId w:val="105"/>
        </w:numPr>
        <w:spacing w:before="240" w:after="240"/>
        <w:rPr>
          <w:rFonts w:ascii="Aptos" w:eastAsia="Aptos" w:hAnsi="Aptos" w:cs="Aptos"/>
        </w:rPr>
      </w:pPr>
      <w:r w:rsidRPr="35FB01D3">
        <w:rPr>
          <w:rFonts w:ascii="Aptos" w:eastAsia="Aptos" w:hAnsi="Aptos" w:cs="Aptos"/>
          <w:b/>
          <w:bCs/>
        </w:rPr>
        <w:t xml:space="preserve">Budget: </w:t>
      </w:r>
      <w:r w:rsidR="5981A5A8" w:rsidRPr="35FB01D3">
        <w:rPr>
          <w:rFonts w:ascii="Aptos" w:eastAsia="Aptos" w:hAnsi="Aptos" w:cs="Aptos"/>
        </w:rPr>
        <w:t xml:space="preserve">Resources are allocated to support training development, delivery, and tracking, including staff time and training platforms </w:t>
      </w:r>
    </w:p>
    <w:p w14:paraId="270007DF" w14:textId="06C45E20" w:rsidR="20D9379A" w:rsidRDefault="26F2B584">
      <w:pPr>
        <w:pStyle w:val="ListParagraph"/>
        <w:numPr>
          <w:ilvl w:val="0"/>
          <w:numId w:val="105"/>
        </w:numPr>
        <w:spacing w:before="240" w:after="240"/>
        <w:rPr>
          <w:rFonts w:ascii="Aptos" w:eastAsia="Aptos" w:hAnsi="Aptos" w:cs="Aptos"/>
        </w:rPr>
      </w:pPr>
      <w:r w:rsidRPr="35FB01D3">
        <w:rPr>
          <w:rFonts w:ascii="Aptos" w:eastAsia="Aptos" w:hAnsi="Aptos" w:cs="Aptos"/>
          <w:b/>
          <w:bCs/>
        </w:rPr>
        <w:t xml:space="preserve">Procedures: </w:t>
      </w:r>
      <w:r w:rsidR="5981A5A8" w:rsidRPr="35FB01D3">
        <w:rPr>
          <w:rFonts w:ascii="Aptos" w:eastAsia="Aptos" w:hAnsi="Aptos" w:cs="Aptos"/>
        </w:rPr>
        <w:t xml:space="preserve">A documented process ensures accessibility training is consistently developed, delivered, and updated for relevant campus audiences </w:t>
      </w:r>
    </w:p>
    <w:p w14:paraId="462B5DE6" w14:textId="344B8A5D" w:rsidR="20D9379A" w:rsidRDefault="550FF741">
      <w:pPr>
        <w:pStyle w:val="ListParagraph"/>
        <w:numPr>
          <w:ilvl w:val="0"/>
          <w:numId w:val="105"/>
        </w:numPr>
        <w:spacing w:before="240" w:after="240"/>
        <w:rPr>
          <w:rFonts w:ascii="Aptos" w:eastAsia="Aptos" w:hAnsi="Aptos" w:cs="Aptos"/>
        </w:rPr>
      </w:pPr>
      <w:r w:rsidRPr="35FB01D3">
        <w:rPr>
          <w:rFonts w:ascii="Aptos" w:eastAsia="Aptos" w:hAnsi="Aptos" w:cs="Aptos"/>
          <w:b/>
          <w:bCs/>
        </w:rPr>
        <w:t xml:space="preserve">Output: </w:t>
      </w:r>
      <w:r w:rsidR="6AF3F710" w:rsidRPr="35FB01D3">
        <w:rPr>
          <w:rFonts w:ascii="Aptos" w:eastAsia="Aptos" w:hAnsi="Aptos" w:cs="Aptos"/>
          <w:highlight w:val="yellow"/>
        </w:rPr>
        <w:t>Records demonstrating that</w:t>
      </w:r>
      <w:r w:rsidR="6AF3F710" w:rsidRPr="35FB01D3">
        <w:rPr>
          <w:rFonts w:ascii="Aptos" w:eastAsia="Aptos" w:hAnsi="Aptos" w:cs="Aptos"/>
        </w:rPr>
        <w:t xml:space="preserve"> a</w:t>
      </w:r>
      <w:r w:rsidR="5981A5A8" w:rsidRPr="35FB01D3">
        <w:rPr>
          <w:rFonts w:ascii="Aptos" w:eastAsia="Aptos" w:hAnsi="Aptos" w:cs="Aptos"/>
        </w:rPr>
        <w:t>ccessibility training programs are delivered in a structured, coordinated manner, with clear ownership and consistent participation across key roles</w:t>
      </w:r>
    </w:p>
    <w:p w14:paraId="64081AC6" w14:textId="13C20E80" w:rsidR="641F8B5E" w:rsidRDefault="641F8B5E" w:rsidP="641F8B5E"/>
    <w:p w14:paraId="1A86A459" w14:textId="77777777" w:rsidR="00E62FEA" w:rsidRDefault="00E62FEA">
      <w:r>
        <w:br w:type="page"/>
      </w:r>
    </w:p>
    <w:p w14:paraId="1E1D3D48" w14:textId="77777777" w:rsidR="00E62FEA" w:rsidRDefault="00E62FEA" w:rsidP="00E62FEA">
      <w:pPr>
        <w:pStyle w:val="Heading3"/>
      </w:pPr>
      <w:bookmarkStart w:id="38" w:name="_Toc225336599"/>
      <w:r>
        <w:lastRenderedPageBreak/>
        <w:t>Governance, Planning, and Policies Goal 2: Formalize Accessibility-Related Policies and Procedures</w:t>
      </w:r>
      <w:bookmarkEnd w:id="38"/>
    </w:p>
    <w:p w14:paraId="7331591A" w14:textId="08C36EA5" w:rsidR="00E62FEA" w:rsidRDefault="00E62FEA" w:rsidP="002F6E95">
      <w:pPr>
        <w:pStyle w:val="Heading4"/>
      </w:pPr>
      <w:r>
        <w:t xml:space="preserve">Success Indicator </w:t>
      </w:r>
      <w:r w:rsidRPr="00E62FEA">
        <w:t>2.1 Campus has formally documented (e.g., Policy, Resolution, or Procedure) a process to ensure the timely adoption of textbooks and other instructional materials.</w:t>
      </w:r>
    </w:p>
    <w:p w14:paraId="4734315B" w14:textId="77777777" w:rsidR="00E62FEA" w:rsidRDefault="00E62FEA" w:rsidP="002F6E95">
      <w:pPr>
        <w:pStyle w:val="Heading5"/>
      </w:pPr>
      <w:r>
        <w:t>Purpose</w:t>
      </w:r>
    </w:p>
    <w:p w14:paraId="448C61D3" w14:textId="349353AE" w:rsidR="524D61EE" w:rsidRDefault="7912A2A6" w:rsidP="524D61EE">
      <w:r w:rsidRPr="66A7790A">
        <w:rPr>
          <w:rFonts w:ascii="Aptos" w:eastAsia="Aptos" w:hAnsi="Aptos" w:cs="Aptos"/>
        </w:rPr>
        <w:t xml:space="preserve">Ensure that the institution has a formally established and documented process requiring the timely adoption of instructional materials. </w:t>
      </w:r>
    </w:p>
    <w:p w14:paraId="38565417" w14:textId="77777777" w:rsidR="00E62FEA" w:rsidRDefault="00E62FEA" w:rsidP="002F6E95">
      <w:pPr>
        <w:pStyle w:val="Heading5"/>
      </w:pPr>
      <w:r>
        <w:t>Examples of Evidence</w:t>
      </w:r>
    </w:p>
    <w:p w14:paraId="4A25EDEF" w14:textId="10439794" w:rsidR="4678A212" w:rsidRDefault="4678A212">
      <w:pPr>
        <w:pStyle w:val="ListParagraph"/>
        <w:numPr>
          <w:ilvl w:val="0"/>
          <w:numId w:val="89"/>
        </w:numPr>
        <w:rPr>
          <w:rFonts w:ascii="Aptos" w:eastAsia="Aptos" w:hAnsi="Aptos" w:cs="Aptos"/>
        </w:rPr>
      </w:pPr>
      <w:r w:rsidRPr="3B561209">
        <w:rPr>
          <w:rFonts w:ascii="Aptos" w:eastAsia="Aptos" w:hAnsi="Aptos" w:cs="Aptos"/>
        </w:rPr>
        <w:t xml:space="preserve">Official campus policy, resolution, or procedure addressing timely adoption of instructional materials </w:t>
      </w:r>
    </w:p>
    <w:p w14:paraId="7619B905" w14:textId="5702AE4C" w:rsidR="4678A212" w:rsidRDefault="4678A212">
      <w:pPr>
        <w:pStyle w:val="ListParagraph"/>
        <w:numPr>
          <w:ilvl w:val="0"/>
          <w:numId w:val="89"/>
        </w:numPr>
        <w:rPr>
          <w:rFonts w:ascii="Aptos" w:eastAsia="Aptos" w:hAnsi="Aptos" w:cs="Aptos"/>
        </w:rPr>
      </w:pPr>
      <w:r w:rsidRPr="3B561209">
        <w:rPr>
          <w:rFonts w:ascii="Aptos" w:eastAsia="Aptos" w:hAnsi="Aptos" w:cs="Aptos"/>
        </w:rPr>
        <w:t xml:space="preserve">Defined adoption deadlines aligned with academic terms and bookstore operations </w:t>
      </w:r>
    </w:p>
    <w:p w14:paraId="4FC5BE51" w14:textId="484D47A3" w:rsidR="4678A212" w:rsidRDefault="4678A212">
      <w:pPr>
        <w:pStyle w:val="ListParagraph"/>
        <w:numPr>
          <w:ilvl w:val="0"/>
          <w:numId w:val="89"/>
        </w:numPr>
        <w:rPr>
          <w:rFonts w:ascii="Aptos" w:eastAsia="Aptos" w:hAnsi="Aptos" w:cs="Aptos"/>
        </w:rPr>
      </w:pPr>
      <w:r w:rsidRPr="3B561209">
        <w:rPr>
          <w:rFonts w:ascii="Aptos" w:eastAsia="Aptos" w:hAnsi="Aptos" w:cs="Aptos"/>
        </w:rPr>
        <w:t xml:space="preserve">Documentation outlining roles and responsibilities for faculty, departments, and administrative units </w:t>
      </w:r>
    </w:p>
    <w:p w14:paraId="5EA1936F" w14:textId="2CF3EA1A" w:rsidR="4678A212" w:rsidRDefault="4678A212">
      <w:pPr>
        <w:pStyle w:val="ListParagraph"/>
        <w:numPr>
          <w:ilvl w:val="0"/>
          <w:numId w:val="89"/>
        </w:numPr>
        <w:rPr>
          <w:rFonts w:ascii="Aptos" w:eastAsia="Aptos" w:hAnsi="Aptos" w:cs="Aptos"/>
        </w:rPr>
      </w:pPr>
      <w:r w:rsidRPr="3B561209">
        <w:rPr>
          <w:rFonts w:ascii="Aptos" w:eastAsia="Aptos" w:hAnsi="Aptos" w:cs="Aptos"/>
        </w:rPr>
        <w:t xml:space="preserve">Procedures describing how adoption data is collected, tracked, and enforced </w:t>
      </w:r>
    </w:p>
    <w:p w14:paraId="4A35028E" w14:textId="2B3BAFE0" w:rsidR="4678A212" w:rsidRDefault="4678A212">
      <w:pPr>
        <w:pStyle w:val="ListParagraph"/>
        <w:numPr>
          <w:ilvl w:val="0"/>
          <w:numId w:val="89"/>
        </w:numPr>
        <w:rPr>
          <w:rFonts w:ascii="Aptos" w:eastAsia="Aptos" w:hAnsi="Aptos" w:cs="Aptos"/>
        </w:rPr>
      </w:pPr>
      <w:r w:rsidRPr="3B561209">
        <w:rPr>
          <w:rFonts w:ascii="Aptos" w:eastAsia="Aptos" w:hAnsi="Aptos" w:cs="Aptos"/>
        </w:rPr>
        <w:t xml:space="preserve">Integration with bookstore systems or adoption platforms used to monitor submissions </w:t>
      </w:r>
    </w:p>
    <w:p w14:paraId="44061AF4" w14:textId="630ABE4F" w:rsidR="4678A212" w:rsidRDefault="4678A212">
      <w:pPr>
        <w:pStyle w:val="ListParagraph"/>
        <w:numPr>
          <w:ilvl w:val="0"/>
          <w:numId w:val="89"/>
        </w:numPr>
        <w:rPr>
          <w:rFonts w:ascii="Aptos" w:eastAsia="Aptos" w:hAnsi="Aptos" w:cs="Aptos"/>
        </w:rPr>
      </w:pPr>
      <w:r w:rsidRPr="3B561209">
        <w:rPr>
          <w:rFonts w:ascii="Aptos" w:eastAsia="Aptos" w:hAnsi="Aptos" w:cs="Aptos"/>
        </w:rPr>
        <w:t xml:space="preserve">Communication plans informing faculty of deadlines and requirements </w:t>
      </w:r>
    </w:p>
    <w:p w14:paraId="619F1765" w14:textId="4DB4F60B" w:rsidR="4678A212" w:rsidRDefault="4678A212">
      <w:pPr>
        <w:pStyle w:val="ListParagraph"/>
        <w:numPr>
          <w:ilvl w:val="0"/>
          <w:numId w:val="89"/>
        </w:numPr>
        <w:rPr>
          <w:rFonts w:ascii="Aptos" w:eastAsia="Aptos" w:hAnsi="Aptos" w:cs="Aptos"/>
        </w:rPr>
      </w:pPr>
      <w:r w:rsidRPr="3B561209">
        <w:rPr>
          <w:rFonts w:ascii="Aptos" w:eastAsia="Aptos" w:hAnsi="Aptos" w:cs="Aptos"/>
        </w:rPr>
        <w:t>References to accessibility considerations (e.g., time needed for alternate format conversion or remediation)</w:t>
      </w:r>
    </w:p>
    <w:p w14:paraId="144AF659" w14:textId="6289557C" w:rsidR="66A7790A" w:rsidRDefault="66A7790A" w:rsidP="66A7790A"/>
    <w:p w14:paraId="62E4BCA3" w14:textId="77777777" w:rsidR="00E62FEA" w:rsidRDefault="00E62FEA" w:rsidP="002F6E95">
      <w:pPr>
        <w:pStyle w:val="Heading5"/>
      </w:pPr>
      <w:r>
        <w:t>Example of Established Level</w:t>
      </w:r>
    </w:p>
    <w:p w14:paraId="27257474" w14:textId="460D7907" w:rsidR="3B561209" w:rsidRDefault="5C99CE79">
      <w:pPr>
        <w:pStyle w:val="ListParagraph"/>
        <w:numPr>
          <w:ilvl w:val="0"/>
          <w:numId w:val="106"/>
        </w:numPr>
        <w:spacing w:before="240" w:after="240"/>
        <w:rPr>
          <w:rFonts w:ascii="Aptos" w:eastAsia="Aptos" w:hAnsi="Aptos" w:cs="Aptos"/>
        </w:rPr>
      </w:pPr>
      <w:r w:rsidRPr="76FDC881">
        <w:rPr>
          <w:rFonts w:ascii="Aptos" w:eastAsia="Aptos" w:hAnsi="Aptos" w:cs="Aptos"/>
          <w:b/>
          <w:bCs/>
        </w:rPr>
        <w:t>Position</w:t>
      </w:r>
      <w:r w:rsidR="5A979246" w:rsidRPr="5429B749">
        <w:rPr>
          <w:rFonts w:ascii="Aptos" w:eastAsia="Aptos" w:hAnsi="Aptos" w:cs="Aptos"/>
          <w:b/>
          <w:bCs/>
        </w:rPr>
        <w:t>:</w:t>
      </w:r>
      <w:r w:rsidRPr="76FDC881">
        <w:rPr>
          <w:rFonts w:ascii="Aptos" w:eastAsia="Aptos" w:hAnsi="Aptos" w:cs="Aptos"/>
          <w:b/>
          <w:bCs/>
        </w:rPr>
        <w:t xml:space="preserve"> </w:t>
      </w:r>
      <w:r w:rsidRPr="76FDC881">
        <w:rPr>
          <w:rFonts w:ascii="Aptos" w:eastAsia="Aptos" w:hAnsi="Aptos" w:cs="Aptos"/>
        </w:rPr>
        <w:t xml:space="preserve">Responsibility for implementing and enforcing timely adoption policies is formally assigned to appropriate roles (e.g., academic affairs, bookstore, departments) </w:t>
      </w:r>
    </w:p>
    <w:p w14:paraId="2D6B7977" w14:textId="5F729242" w:rsidR="3B561209" w:rsidRDefault="5C99CE79">
      <w:pPr>
        <w:pStyle w:val="ListParagraph"/>
        <w:numPr>
          <w:ilvl w:val="0"/>
          <w:numId w:val="106"/>
        </w:numPr>
        <w:spacing w:before="240" w:after="240"/>
        <w:rPr>
          <w:rFonts w:ascii="Aptos" w:eastAsia="Aptos" w:hAnsi="Aptos" w:cs="Aptos"/>
        </w:rPr>
      </w:pPr>
      <w:r w:rsidRPr="76FDC881">
        <w:rPr>
          <w:rFonts w:ascii="Aptos" w:eastAsia="Aptos" w:hAnsi="Aptos" w:cs="Aptos"/>
          <w:b/>
          <w:bCs/>
        </w:rPr>
        <w:t>Budget</w:t>
      </w:r>
      <w:r w:rsidR="3297992E" w:rsidRPr="2F3393F7">
        <w:rPr>
          <w:rFonts w:ascii="Aptos" w:eastAsia="Aptos" w:hAnsi="Aptos" w:cs="Aptos"/>
          <w:b/>
          <w:bCs/>
        </w:rPr>
        <w:t>:</w:t>
      </w:r>
      <w:r w:rsidRPr="2A4C98F7">
        <w:rPr>
          <w:rFonts w:ascii="Aptos" w:eastAsia="Aptos" w:hAnsi="Aptos" w:cs="Aptos"/>
          <w:b/>
          <w:bCs/>
        </w:rPr>
        <w:t xml:space="preserve"> </w:t>
      </w:r>
      <w:r w:rsidRPr="76FDC881">
        <w:rPr>
          <w:rFonts w:ascii="Aptos" w:eastAsia="Aptos" w:hAnsi="Aptos" w:cs="Aptos"/>
        </w:rPr>
        <w:t xml:space="preserve">Resources are allocated to support systems and staff involved in managing and tracking timely adoption processes </w:t>
      </w:r>
    </w:p>
    <w:p w14:paraId="60DEA7A1" w14:textId="373EF44B" w:rsidR="3B561209" w:rsidRDefault="5C99CE79">
      <w:pPr>
        <w:pStyle w:val="ListParagraph"/>
        <w:numPr>
          <w:ilvl w:val="0"/>
          <w:numId w:val="106"/>
        </w:numPr>
        <w:spacing w:before="240" w:after="240"/>
        <w:rPr>
          <w:rFonts w:ascii="Aptos" w:eastAsia="Aptos" w:hAnsi="Aptos" w:cs="Aptos"/>
        </w:rPr>
      </w:pPr>
      <w:r w:rsidRPr="76FDC881">
        <w:rPr>
          <w:rFonts w:ascii="Aptos" w:eastAsia="Aptos" w:hAnsi="Aptos" w:cs="Aptos"/>
          <w:b/>
          <w:bCs/>
        </w:rPr>
        <w:t>Procedures</w:t>
      </w:r>
      <w:r w:rsidR="763FC1BA" w:rsidRPr="55474887">
        <w:rPr>
          <w:rFonts w:ascii="Aptos" w:eastAsia="Aptos" w:hAnsi="Aptos" w:cs="Aptos"/>
          <w:b/>
          <w:bCs/>
        </w:rPr>
        <w:t>:</w:t>
      </w:r>
      <w:r w:rsidRPr="2A4C98F7">
        <w:rPr>
          <w:rFonts w:ascii="Aptos" w:eastAsia="Aptos" w:hAnsi="Aptos" w:cs="Aptos"/>
          <w:b/>
          <w:bCs/>
        </w:rPr>
        <w:t xml:space="preserve"> </w:t>
      </w:r>
      <w:r w:rsidRPr="76FDC881">
        <w:rPr>
          <w:rFonts w:ascii="Aptos" w:eastAsia="Aptos" w:hAnsi="Aptos" w:cs="Aptos"/>
        </w:rPr>
        <w:t xml:space="preserve">A formally documented policy or procedure defines deadlines, roles, enforcement mechanisms, and integration with accessibility considerations </w:t>
      </w:r>
    </w:p>
    <w:p w14:paraId="4A89B52C" w14:textId="20F4D6FD" w:rsidR="3B561209" w:rsidRDefault="38AAF297">
      <w:pPr>
        <w:pStyle w:val="ListParagraph"/>
        <w:numPr>
          <w:ilvl w:val="0"/>
          <w:numId w:val="106"/>
        </w:numPr>
        <w:spacing w:before="240" w:after="240"/>
        <w:rPr>
          <w:rFonts w:ascii="Aptos" w:eastAsia="Aptos" w:hAnsi="Aptos" w:cs="Aptos"/>
        </w:rPr>
      </w:pPr>
      <w:r w:rsidRPr="35FB01D3">
        <w:rPr>
          <w:rFonts w:ascii="Aptos" w:eastAsia="Aptos" w:hAnsi="Aptos" w:cs="Aptos"/>
          <w:b/>
          <w:bCs/>
        </w:rPr>
        <w:t>Output</w:t>
      </w:r>
      <w:r w:rsidR="32E434B5" w:rsidRPr="35FB01D3">
        <w:rPr>
          <w:rFonts w:ascii="Aptos" w:eastAsia="Aptos" w:hAnsi="Aptos" w:cs="Aptos"/>
          <w:b/>
          <w:bCs/>
        </w:rPr>
        <w:t xml:space="preserve">: </w:t>
      </w:r>
      <w:r w:rsidR="2F0AB390" w:rsidRPr="35FB01D3">
        <w:rPr>
          <w:rFonts w:ascii="Aptos" w:eastAsia="Aptos" w:hAnsi="Aptos" w:cs="Aptos"/>
          <w:highlight w:val="yellow"/>
        </w:rPr>
        <w:t>Records or reports demonstrating that</w:t>
      </w:r>
      <w:r w:rsidR="2F0AB390" w:rsidRPr="35FB01D3">
        <w:rPr>
          <w:rFonts w:ascii="Aptos" w:eastAsia="Aptos" w:hAnsi="Aptos" w:cs="Aptos"/>
        </w:rPr>
        <w:t xml:space="preserve"> t</w:t>
      </w:r>
      <w:r w:rsidRPr="35FB01D3">
        <w:rPr>
          <w:rFonts w:ascii="Aptos" w:eastAsia="Aptos" w:hAnsi="Aptos" w:cs="Aptos"/>
        </w:rPr>
        <w:t>imely adoption requirements are consistently implemented across the institution, with documented compliance and predictable submission patterns</w:t>
      </w:r>
      <w:r w:rsidR="16109213" w:rsidRPr="35FB01D3">
        <w:rPr>
          <w:rFonts w:ascii="Aptos" w:eastAsia="Aptos" w:hAnsi="Aptos" w:cs="Aptos"/>
        </w:rPr>
        <w:t xml:space="preserve"> </w:t>
      </w:r>
    </w:p>
    <w:p w14:paraId="489B4BA0" w14:textId="254AC41D" w:rsidR="3C17C744" w:rsidRDefault="3C17C744" w:rsidP="3C17C744"/>
    <w:p w14:paraId="7C25A196" w14:textId="77777777" w:rsidR="00E62FEA" w:rsidRDefault="00E62FEA">
      <w:r>
        <w:br w:type="page"/>
      </w:r>
    </w:p>
    <w:p w14:paraId="5581AC34" w14:textId="39EEFCC0" w:rsidR="00E62FEA" w:rsidRDefault="00E62FEA" w:rsidP="002F6E95">
      <w:pPr>
        <w:pStyle w:val="Heading4"/>
      </w:pPr>
      <w:r>
        <w:lastRenderedPageBreak/>
        <w:t xml:space="preserve">Success Indicator </w:t>
      </w:r>
      <w:r w:rsidRPr="00E62FEA">
        <w:t>2.2 Campus has formally documented (through Policy or Resolution) faculty responsibility for selecting and authoring accessible instructional materials. </w:t>
      </w:r>
    </w:p>
    <w:p w14:paraId="6AB81C28" w14:textId="77777777" w:rsidR="00E62FEA" w:rsidRDefault="00E62FEA" w:rsidP="002F6E95">
      <w:pPr>
        <w:pStyle w:val="Heading5"/>
      </w:pPr>
      <w:r>
        <w:t>Purpose</w:t>
      </w:r>
    </w:p>
    <w:p w14:paraId="1E3AD47C" w14:textId="2B25989B" w:rsidR="653CA2F4" w:rsidRDefault="11CF2304" w:rsidP="653CA2F4">
      <w:r w:rsidRPr="5429B749">
        <w:rPr>
          <w:rFonts w:ascii="Aptos" w:eastAsia="Aptos" w:hAnsi="Aptos" w:cs="Aptos"/>
        </w:rPr>
        <w:t>Ensure that faculty responsibility for selecting, creating, and maintaining accessible instructional materials is formally established through institutional policy or resolution. This formalization sets clear expectations, promotes accountability, and supports consistent integration of accessibility into teaching and course design practices.</w:t>
      </w:r>
    </w:p>
    <w:p w14:paraId="341D1F7F" w14:textId="433E80F9" w:rsidR="00E62FEA" w:rsidRDefault="00E62FEA" w:rsidP="002F6E95">
      <w:pPr>
        <w:pStyle w:val="Heading5"/>
      </w:pPr>
      <w:r>
        <w:t>Examples of Evidence</w:t>
      </w:r>
    </w:p>
    <w:p w14:paraId="4084CEF2" w14:textId="41E07AE5" w:rsidR="03260C0F" w:rsidRDefault="03260C0F">
      <w:pPr>
        <w:pStyle w:val="ListParagraph"/>
        <w:numPr>
          <w:ilvl w:val="0"/>
          <w:numId w:val="89"/>
        </w:numPr>
        <w:rPr>
          <w:rFonts w:ascii="Aptos" w:eastAsia="Aptos" w:hAnsi="Aptos" w:cs="Aptos"/>
        </w:rPr>
      </w:pPr>
      <w:r w:rsidRPr="5429B749">
        <w:rPr>
          <w:rFonts w:ascii="Aptos" w:eastAsia="Aptos" w:hAnsi="Aptos" w:cs="Aptos"/>
        </w:rPr>
        <w:t xml:space="preserve">Official campus policy or resolution explicitly defining faculty responsibility for accessibility in instructional materials </w:t>
      </w:r>
    </w:p>
    <w:p w14:paraId="4BC9F093" w14:textId="10FE9AE5" w:rsidR="03260C0F" w:rsidRDefault="03260C0F">
      <w:pPr>
        <w:pStyle w:val="ListParagraph"/>
        <w:numPr>
          <w:ilvl w:val="0"/>
          <w:numId w:val="89"/>
        </w:numPr>
        <w:rPr>
          <w:rFonts w:ascii="Aptos" w:eastAsia="Aptos" w:hAnsi="Aptos" w:cs="Aptos"/>
        </w:rPr>
      </w:pPr>
      <w:r w:rsidRPr="5429B749">
        <w:rPr>
          <w:rFonts w:ascii="Aptos" w:eastAsia="Aptos" w:hAnsi="Aptos" w:cs="Aptos"/>
        </w:rPr>
        <w:t xml:space="preserve">Statements within academic policies, faculty handbooks, or senate resolutions addressing accessible course content </w:t>
      </w:r>
    </w:p>
    <w:p w14:paraId="27D092FC" w14:textId="3D6B88E5" w:rsidR="03260C0F" w:rsidRDefault="03260C0F">
      <w:pPr>
        <w:pStyle w:val="ListParagraph"/>
        <w:numPr>
          <w:ilvl w:val="0"/>
          <w:numId w:val="89"/>
        </w:numPr>
        <w:rPr>
          <w:rFonts w:ascii="Aptos" w:eastAsia="Aptos" w:hAnsi="Aptos" w:cs="Aptos"/>
        </w:rPr>
      </w:pPr>
      <w:r w:rsidRPr="5429B749">
        <w:rPr>
          <w:rFonts w:ascii="Aptos" w:eastAsia="Aptos" w:hAnsi="Aptos" w:cs="Aptos"/>
        </w:rPr>
        <w:t xml:space="preserve">Documentation outlining expectations for selecting, authoring, and updating accessible materials (e.g., syllabi, documents, multimedia) </w:t>
      </w:r>
    </w:p>
    <w:p w14:paraId="10C1C0B5" w14:textId="6D981582" w:rsidR="03260C0F" w:rsidRDefault="03260C0F">
      <w:pPr>
        <w:pStyle w:val="ListParagraph"/>
        <w:numPr>
          <w:ilvl w:val="0"/>
          <w:numId w:val="89"/>
        </w:numPr>
        <w:rPr>
          <w:rFonts w:ascii="Aptos" w:eastAsia="Aptos" w:hAnsi="Aptos" w:cs="Aptos"/>
        </w:rPr>
      </w:pPr>
      <w:r w:rsidRPr="5429B749">
        <w:rPr>
          <w:rFonts w:ascii="Aptos" w:eastAsia="Aptos" w:hAnsi="Aptos" w:cs="Aptos"/>
        </w:rPr>
        <w:t xml:space="preserve">Alignment with Section 508, ADA Title II, and WCAG standards within policy language </w:t>
      </w:r>
    </w:p>
    <w:p w14:paraId="7171D6A5" w14:textId="3EE56115" w:rsidR="03260C0F" w:rsidRDefault="03260C0F">
      <w:pPr>
        <w:pStyle w:val="ListParagraph"/>
        <w:numPr>
          <w:ilvl w:val="0"/>
          <w:numId w:val="89"/>
        </w:numPr>
        <w:rPr>
          <w:rFonts w:ascii="Aptos" w:eastAsia="Aptos" w:hAnsi="Aptos" w:cs="Aptos"/>
        </w:rPr>
      </w:pPr>
      <w:r w:rsidRPr="5429B749">
        <w:rPr>
          <w:rFonts w:ascii="Aptos" w:eastAsia="Aptos" w:hAnsi="Aptos" w:cs="Aptos"/>
        </w:rPr>
        <w:t xml:space="preserve">Communication materials or guidance reinforcing faculty responsibilities </w:t>
      </w:r>
    </w:p>
    <w:p w14:paraId="44BCD2A8" w14:textId="620882DF" w:rsidR="03260C0F" w:rsidRDefault="03260C0F">
      <w:pPr>
        <w:pStyle w:val="ListParagraph"/>
        <w:numPr>
          <w:ilvl w:val="0"/>
          <w:numId w:val="89"/>
        </w:numPr>
        <w:rPr>
          <w:rFonts w:ascii="Aptos" w:eastAsia="Aptos" w:hAnsi="Aptos" w:cs="Aptos"/>
        </w:rPr>
      </w:pPr>
      <w:r w:rsidRPr="5429B749">
        <w:rPr>
          <w:rFonts w:ascii="Aptos" w:eastAsia="Aptos" w:hAnsi="Aptos" w:cs="Aptos"/>
        </w:rPr>
        <w:t xml:space="preserve">Cross-references to supporting processes (e.g., training, course review, remediation support) </w:t>
      </w:r>
    </w:p>
    <w:p w14:paraId="1F3587AF" w14:textId="41A0194B" w:rsidR="03260C0F" w:rsidRDefault="03260C0F">
      <w:pPr>
        <w:pStyle w:val="ListParagraph"/>
        <w:numPr>
          <w:ilvl w:val="0"/>
          <w:numId w:val="89"/>
        </w:numPr>
        <w:rPr>
          <w:rFonts w:ascii="Aptos" w:eastAsia="Aptos" w:hAnsi="Aptos" w:cs="Aptos"/>
        </w:rPr>
      </w:pPr>
      <w:r w:rsidRPr="5429B749">
        <w:rPr>
          <w:rFonts w:ascii="Aptos" w:eastAsia="Aptos" w:hAnsi="Aptos" w:cs="Aptos"/>
        </w:rPr>
        <w:t>Evidence of shared governance involvement (e.g., faculty senate approval)</w:t>
      </w:r>
    </w:p>
    <w:p w14:paraId="4EDDB441" w14:textId="4D16CA2B" w:rsidR="5429B749" w:rsidRDefault="5429B749" w:rsidP="5429B749"/>
    <w:p w14:paraId="5C4E135E" w14:textId="668AA203" w:rsidR="00E62FEA" w:rsidRDefault="00E62FEA" w:rsidP="002F6E95">
      <w:pPr>
        <w:pStyle w:val="Heading5"/>
      </w:pPr>
      <w:r>
        <w:t>Example of Established Level</w:t>
      </w:r>
    </w:p>
    <w:p w14:paraId="05EDA851" w14:textId="35DE999C" w:rsidR="3B561209" w:rsidRDefault="0CEDF850">
      <w:pPr>
        <w:pStyle w:val="ListParagraph"/>
        <w:numPr>
          <w:ilvl w:val="0"/>
          <w:numId w:val="107"/>
        </w:numPr>
        <w:spacing w:before="240" w:after="240"/>
        <w:rPr>
          <w:rFonts w:ascii="Aptos" w:eastAsia="Aptos" w:hAnsi="Aptos" w:cs="Aptos"/>
        </w:rPr>
      </w:pPr>
      <w:r w:rsidRPr="55474887">
        <w:rPr>
          <w:rFonts w:ascii="Aptos" w:eastAsia="Aptos" w:hAnsi="Aptos" w:cs="Aptos"/>
          <w:b/>
          <w:bCs/>
        </w:rPr>
        <w:t xml:space="preserve">Position: </w:t>
      </w:r>
      <w:r w:rsidRPr="55474887">
        <w:rPr>
          <w:rFonts w:ascii="Aptos" w:eastAsia="Aptos" w:hAnsi="Aptos" w:cs="Aptos"/>
        </w:rPr>
        <w:t xml:space="preserve">Faculty roles formally include responsibility for selecting and authoring accessible instructional materials as defined in institutional policy or resolution </w:t>
      </w:r>
    </w:p>
    <w:p w14:paraId="4F6F4E07" w14:textId="7B22DF3F" w:rsidR="3B561209" w:rsidRDefault="0CEDF850">
      <w:pPr>
        <w:pStyle w:val="ListParagraph"/>
        <w:numPr>
          <w:ilvl w:val="0"/>
          <w:numId w:val="107"/>
        </w:numPr>
        <w:spacing w:before="240" w:after="240"/>
        <w:rPr>
          <w:rFonts w:ascii="Aptos" w:eastAsia="Aptos" w:hAnsi="Aptos" w:cs="Aptos"/>
        </w:rPr>
      </w:pPr>
      <w:r w:rsidRPr="58836795">
        <w:rPr>
          <w:rFonts w:ascii="Aptos" w:eastAsia="Aptos" w:hAnsi="Aptos" w:cs="Aptos"/>
          <w:b/>
          <w:bCs/>
        </w:rPr>
        <w:t xml:space="preserve">Budget: </w:t>
      </w:r>
      <w:r w:rsidRPr="58836795">
        <w:rPr>
          <w:rFonts w:ascii="Aptos" w:eastAsia="Aptos" w:hAnsi="Aptos" w:cs="Aptos"/>
        </w:rPr>
        <w:t>Resources</w:t>
      </w:r>
      <w:r w:rsidRPr="55474887">
        <w:rPr>
          <w:rFonts w:ascii="Aptos" w:eastAsia="Aptos" w:hAnsi="Aptos" w:cs="Aptos"/>
        </w:rPr>
        <w:t xml:space="preserve"> are allocated to support faculty in meeting these responsibilities (e.g., training, instructional design support, accessibility tools) </w:t>
      </w:r>
    </w:p>
    <w:p w14:paraId="461D5B70" w14:textId="695F0A03" w:rsidR="3B561209" w:rsidRDefault="0CEDF850">
      <w:pPr>
        <w:pStyle w:val="ListParagraph"/>
        <w:numPr>
          <w:ilvl w:val="0"/>
          <w:numId w:val="107"/>
        </w:numPr>
        <w:spacing w:before="240" w:after="240"/>
        <w:rPr>
          <w:rFonts w:ascii="Aptos" w:eastAsia="Aptos" w:hAnsi="Aptos" w:cs="Aptos"/>
        </w:rPr>
      </w:pPr>
      <w:r w:rsidRPr="55474887">
        <w:rPr>
          <w:rFonts w:ascii="Aptos" w:eastAsia="Aptos" w:hAnsi="Aptos" w:cs="Aptos"/>
          <w:b/>
          <w:bCs/>
        </w:rPr>
        <w:t>Procedures</w:t>
      </w:r>
      <w:r w:rsidRPr="58836795">
        <w:rPr>
          <w:rFonts w:ascii="Aptos" w:eastAsia="Aptos" w:hAnsi="Aptos" w:cs="Aptos"/>
          <w:b/>
          <w:bCs/>
        </w:rPr>
        <w:t xml:space="preserve">: </w:t>
      </w:r>
      <w:r w:rsidRPr="55474887">
        <w:rPr>
          <w:rFonts w:ascii="Aptos" w:eastAsia="Aptos" w:hAnsi="Aptos" w:cs="Aptos"/>
        </w:rPr>
        <w:t xml:space="preserve">A formally documented policy or resolution clearly defines faculty responsibilities and is integrated into academic and instructional governance processes </w:t>
      </w:r>
    </w:p>
    <w:p w14:paraId="7B4181AB" w14:textId="4F8C56E3" w:rsidR="3B561209" w:rsidRDefault="3E42CF54">
      <w:pPr>
        <w:pStyle w:val="ListParagraph"/>
        <w:numPr>
          <w:ilvl w:val="0"/>
          <w:numId w:val="107"/>
        </w:numPr>
        <w:spacing w:before="240" w:after="240"/>
      </w:pPr>
      <w:r w:rsidRPr="35FB01D3">
        <w:rPr>
          <w:rFonts w:ascii="Aptos" w:eastAsia="Aptos" w:hAnsi="Aptos" w:cs="Aptos"/>
          <w:b/>
          <w:bCs/>
        </w:rPr>
        <w:t xml:space="preserve">Output: </w:t>
      </w:r>
      <w:r w:rsidRPr="35FB01D3">
        <w:rPr>
          <w:rFonts w:ascii="Aptos" w:eastAsia="Aptos" w:hAnsi="Aptos" w:cs="Aptos"/>
          <w:strike/>
        </w:rPr>
        <w:t>Faculty responsibilities for accessibility are consistently communicated and applied across the institution, with clear expectations for accessible instructional materials</w:t>
      </w:r>
      <w:r w:rsidR="55341D4F" w:rsidRPr="35FB01D3">
        <w:rPr>
          <w:rFonts w:ascii="Aptos" w:eastAsia="Aptos" w:hAnsi="Aptos" w:cs="Aptos"/>
        </w:rPr>
        <w:t xml:space="preserve"> </w:t>
      </w:r>
      <w:r w:rsidR="55341D4F" w:rsidRPr="35FB01D3">
        <w:rPr>
          <w:highlight w:val="yellow"/>
        </w:rPr>
        <w:t>The policy, resolution or procedure itself and related documentation, plus records of shared governance</w:t>
      </w:r>
    </w:p>
    <w:p w14:paraId="27DCD03D" w14:textId="3CF52DBF" w:rsidR="16D74BB8" w:rsidRDefault="16D74BB8" w:rsidP="16D74BB8"/>
    <w:p w14:paraId="3A49DAE2" w14:textId="77777777" w:rsidR="00E62FEA" w:rsidRDefault="00E62FEA">
      <w:r>
        <w:br w:type="page"/>
      </w:r>
    </w:p>
    <w:p w14:paraId="47541129" w14:textId="37ADE31B" w:rsidR="00E62FEA" w:rsidRDefault="00E62FEA" w:rsidP="002F6E95">
      <w:pPr>
        <w:pStyle w:val="Heading4"/>
      </w:pPr>
      <w:r>
        <w:lastRenderedPageBreak/>
        <w:t xml:space="preserve">Success Indicator </w:t>
      </w:r>
      <w:r w:rsidRPr="00E62FEA">
        <w:t>2.3 The campus has formally documented (through Policy, Resolution, or Procedure) responsibility for accessible web/mobile and digital communications</w:t>
      </w:r>
    </w:p>
    <w:p w14:paraId="7F23377E" w14:textId="77777777" w:rsidR="00E62FEA" w:rsidRDefault="00E62FEA" w:rsidP="002F6E95">
      <w:pPr>
        <w:pStyle w:val="Heading5"/>
      </w:pPr>
      <w:r>
        <w:t>Purpose</w:t>
      </w:r>
    </w:p>
    <w:p w14:paraId="27170312" w14:textId="242C1BA6" w:rsidR="2B86779B" w:rsidRDefault="7AE24AEF" w:rsidP="2B86779B">
      <w:r w:rsidRPr="73F07903">
        <w:rPr>
          <w:rFonts w:ascii="Aptos" w:eastAsia="Aptos" w:hAnsi="Aptos" w:cs="Aptos"/>
        </w:rPr>
        <w:t>Ensure that responsibility for maintaining accessible web, mobile, and digital communications is formally defined through institutional policy, resolution, or procedure. Formal documentation establishes clear expectations, aligns distributed content creators with accessibility standards, and supports consistent compliance across all digital communication channels.</w:t>
      </w:r>
    </w:p>
    <w:p w14:paraId="0514E8AB" w14:textId="77777777" w:rsidR="00E62FEA" w:rsidRDefault="00E62FEA" w:rsidP="002F6E95">
      <w:pPr>
        <w:pStyle w:val="Heading5"/>
      </w:pPr>
      <w:r>
        <w:t>Examples of Evidence</w:t>
      </w:r>
    </w:p>
    <w:p w14:paraId="67D13E34" w14:textId="75AC8A72" w:rsidR="499DE2FF" w:rsidRDefault="499DE2FF">
      <w:pPr>
        <w:pStyle w:val="ListParagraph"/>
        <w:numPr>
          <w:ilvl w:val="0"/>
          <w:numId w:val="89"/>
        </w:numPr>
        <w:rPr>
          <w:rFonts w:ascii="Aptos" w:eastAsia="Aptos" w:hAnsi="Aptos" w:cs="Aptos"/>
        </w:rPr>
      </w:pPr>
      <w:r w:rsidRPr="73F07903">
        <w:rPr>
          <w:rFonts w:ascii="Aptos" w:eastAsia="Aptos" w:hAnsi="Aptos" w:cs="Aptos"/>
        </w:rPr>
        <w:t xml:space="preserve">Official campus policy, resolution, or procedure addressing accessibility requirements for web, mobile, and digital communications </w:t>
      </w:r>
    </w:p>
    <w:p w14:paraId="45F7F54E" w14:textId="44B9784D" w:rsidR="499DE2FF" w:rsidRDefault="499DE2FF">
      <w:pPr>
        <w:pStyle w:val="ListParagraph"/>
        <w:numPr>
          <w:ilvl w:val="0"/>
          <w:numId w:val="89"/>
        </w:numPr>
        <w:rPr>
          <w:rFonts w:ascii="Aptos" w:eastAsia="Aptos" w:hAnsi="Aptos" w:cs="Aptos"/>
        </w:rPr>
      </w:pPr>
      <w:r w:rsidRPr="73F07903">
        <w:rPr>
          <w:rFonts w:ascii="Aptos" w:eastAsia="Aptos" w:hAnsi="Aptos" w:cs="Aptos"/>
        </w:rPr>
        <w:t xml:space="preserve">Defined responsibilities for units such as IT, marketing/communications, departments, and content creators </w:t>
      </w:r>
    </w:p>
    <w:p w14:paraId="087C7832" w14:textId="29B4A7D9" w:rsidR="499DE2FF" w:rsidRDefault="499DE2FF">
      <w:pPr>
        <w:pStyle w:val="ListParagraph"/>
        <w:numPr>
          <w:ilvl w:val="0"/>
          <w:numId w:val="89"/>
        </w:numPr>
        <w:rPr>
          <w:rFonts w:ascii="Aptos" w:eastAsia="Aptos" w:hAnsi="Aptos" w:cs="Aptos"/>
        </w:rPr>
      </w:pPr>
      <w:r w:rsidRPr="73F07903">
        <w:rPr>
          <w:rFonts w:ascii="Aptos" w:eastAsia="Aptos" w:hAnsi="Aptos" w:cs="Aptos"/>
        </w:rPr>
        <w:t xml:space="preserve">Policy language referencing applicable standards (e.g., WCAG, Section 508, ADA Title II) </w:t>
      </w:r>
    </w:p>
    <w:p w14:paraId="17BA39A9" w14:textId="7558D6AB" w:rsidR="499DE2FF" w:rsidRDefault="499DE2FF">
      <w:pPr>
        <w:pStyle w:val="ListParagraph"/>
        <w:numPr>
          <w:ilvl w:val="0"/>
          <w:numId w:val="89"/>
        </w:numPr>
        <w:rPr>
          <w:rFonts w:ascii="Aptos" w:eastAsia="Aptos" w:hAnsi="Aptos" w:cs="Aptos"/>
        </w:rPr>
      </w:pPr>
      <w:r w:rsidRPr="73F07903">
        <w:rPr>
          <w:rFonts w:ascii="Aptos" w:eastAsia="Aptos" w:hAnsi="Aptos" w:cs="Aptos"/>
        </w:rPr>
        <w:t xml:space="preserve">Documentation covering a broad scope of digital communications (e.g., websites, applications, social media, electronic documents, multimedia) </w:t>
      </w:r>
    </w:p>
    <w:p w14:paraId="0C33F74B" w14:textId="3FADE0C7" w:rsidR="499DE2FF" w:rsidRDefault="499DE2FF">
      <w:pPr>
        <w:pStyle w:val="ListParagraph"/>
        <w:numPr>
          <w:ilvl w:val="0"/>
          <w:numId w:val="89"/>
        </w:numPr>
        <w:rPr>
          <w:rFonts w:ascii="Aptos" w:eastAsia="Aptos" w:hAnsi="Aptos" w:cs="Aptos"/>
        </w:rPr>
      </w:pPr>
      <w:r w:rsidRPr="73F07903">
        <w:rPr>
          <w:rFonts w:ascii="Aptos" w:eastAsia="Aptos" w:hAnsi="Aptos" w:cs="Aptos"/>
        </w:rPr>
        <w:t xml:space="preserve">Governance or compliance documents assigning oversight and enforcement responsibilities </w:t>
      </w:r>
    </w:p>
    <w:p w14:paraId="13333B69" w14:textId="0B617654" w:rsidR="499DE2FF" w:rsidRDefault="499DE2FF">
      <w:pPr>
        <w:pStyle w:val="ListParagraph"/>
        <w:numPr>
          <w:ilvl w:val="0"/>
          <w:numId w:val="89"/>
        </w:numPr>
        <w:rPr>
          <w:rFonts w:ascii="Aptos" w:eastAsia="Aptos" w:hAnsi="Aptos" w:cs="Aptos"/>
        </w:rPr>
      </w:pPr>
      <w:r w:rsidRPr="73F07903">
        <w:rPr>
          <w:rFonts w:ascii="Aptos" w:eastAsia="Aptos" w:hAnsi="Aptos" w:cs="Aptos"/>
        </w:rPr>
        <w:t xml:space="preserve">Communication materials or guidance reinforcing expectations for campus content creators </w:t>
      </w:r>
    </w:p>
    <w:p w14:paraId="5A44B1B9" w14:textId="7C63FF44" w:rsidR="499DE2FF" w:rsidRDefault="499DE2FF">
      <w:pPr>
        <w:pStyle w:val="ListParagraph"/>
        <w:numPr>
          <w:ilvl w:val="0"/>
          <w:numId w:val="89"/>
        </w:numPr>
        <w:rPr>
          <w:rFonts w:ascii="Aptos" w:eastAsia="Aptos" w:hAnsi="Aptos" w:cs="Aptos"/>
        </w:rPr>
      </w:pPr>
      <w:r w:rsidRPr="73F07903">
        <w:rPr>
          <w:rFonts w:ascii="Aptos" w:eastAsia="Aptos" w:hAnsi="Aptos" w:cs="Aptos"/>
        </w:rPr>
        <w:t>Cross-references to related processes (e.g., evaluation, remediation, training, development lifecycle)</w:t>
      </w:r>
    </w:p>
    <w:p w14:paraId="4A122CA3" w14:textId="185A94B2" w:rsidR="73F07903" w:rsidRDefault="73F07903" w:rsidP="73F07903"/>
    <w:p w14:paraId="0E2EA065" w14:textId="77777777" w:rsidR="00E62FEA" w:rsidRDefault="00E62FEA" w:rsidP="002F6E95">
      <w:pPr>
        <w:pStyle w:val="Heading5"/>
      </w:pPr>
      <w:r>
        <w:t>Example of Established Level</w:t>
      </w:r>
    </w:p>
    <w:p w14:paraId="781BD0EC" w14:textId="02D1A80E" w:rsidR="3DABCC46" w:rsidRDefault="3DABCC46">
      <w:pPr>
        <w:pStyle w:val="ListParagraph"/>
        <w:numPr>
          <w:ilvl w:val="0"/>
          <w:numId w:val="95"/>
        </w:numPr>
        <w:spacing w:line="257" w:lineRule="auto"/>
        <w:rPr>
          <w:rFonts w:ascii="Aptos" w:eastAsia="Aptos" w:hAnsi="Aptos" w:cs="Aptos"/>
        </w:rPr>
      </w:pPr>
      <w:r w:rsidRPr="4149A538">
        <w:rPr>
          <w:rFonts w:ascii="Aptos" w:eastAsia="Aptos" w:hAnsi="Aptos" w:cs="Aptos"/>
          <w:b/>
          <w:bCs/>
        </w:rPr>
        <w:t>Position:</w:t>
      </w:r>
      <w:r w:rsidRPr="1979400E">
        <w:rPr>
          <w:rFonts w:ascii="Aptos" w:eastAsia="Aptos" w:hAnsi="Aptos" w:cs="Aptos"/>
          <w:b/>
        </w:rPr>
        <w:t xml:space="preserve"> </w:t>
      </w:r>
      <w:r w:rsidR="311A1E6A" w:rsidRPr="4149A538">
        <w:t>Responsibility for accessible web/mobile and digital communications is formally defined and assigned through institutional policy across relevant roles and units</w:t>
      </w:r>
    </w:p>
    <w:p w14:paraId="3BF5F8C7" w14:textId="45E75982" w:rsidR="3DABCC46" w:rsidRDefault="3DABCC46">
      <w:pPr>
        <w:pStyle w:val="ListParagraph"/>
        <w:numPr>
          <w:ilvl w:val="0"/>
          <w:numId w:val="94"/>
        </w:numPr>
        <w:spacing w:line="257" w:lineRule="auto"/>
        <w:rPr>
          <w:rFonts w:ascii="Aptos" w:eastAsia="Aptos" w:hAnsi="Aptos" w:cs="Aptos"/>
          <w:b/>
          <w:bCs/>
        </w:rPr>
      </w:pPr>
      <w:r w:rsidRPr="207896C1">
        <w:rPr>
          <w:rFonts w:ascii="Aptos" w:eastAsia="Aptos" w:hAnsi="Aptos" w:cs="Aptos"/>
          <w:b/>
          <w:bCs/>
        </w:rPr>
        <w:t>Budget:</w:t>
      </w:r>
      <w:r w:rsidR="211E47FA" w:rsidRPr="207896C1">
        <w:rPr>
          <w:rFonts w:ascii="Aptos" w:eastAsia="Aptos" w:hAnsi="Aptos" w:cs="Aptos"/>
          <w:b/>
          <w:bCs/>
        </w:rPr>
        <w:t xml:space="preserve"> </w:t>
      </w:r>
      <w:r w:rsidR="211E47FA" w:rsidRPr="207896C1">
        <w:t>Resources are allocated to support implementation, including staff time, tools, and support services for accessibility compliance</w:t>
      </w:r>
    </w:p>
    <w:p w14:paraId="3762421E" w14:textId="13C057F1" w:rsidR="3DABCC46" w:rsidRDefault="3DABCC46">
      <w:pPr>
        <w:pStyle w:val="ListParagraph"/>
        <w:numPr>
          <w:ilvl w:val="0"/>
          <w:numId w:val="93"/>
        </w:numPr>
        <w:spacing w:line="257" w:lineRule="auto"/>
        <w:rPr>
          <w:rFonts w:ascii="Aptos" w:eastAsia="Aptos" w:hAnsi="Aptos" w:cs="Aptos"/>
          <w:b/>
          <w:bCs/>
        </w:rPr>
      </w:pPr>
      <w:r w:rsidRPr="1F29E89D">
        <w:rPr>
          <w:rFonts w:ascii="Aptos" w:eastAsia="Aptos" w:hAnsi="Aptos" w:cs="Aptos"/>
          <w:b/>
          <w:bCs/>
        </w:rPr>
        <w:t xml:space="preserve">Procedures: </w:t>
      </w:r>
      <w:r w:rsidR="78944AA4" w:rsidRPr="1F29E89D">
        <w:t>A formally documented policy or procedure defines responsibilities, scope, standards, and enforcement mechanisms for accessible digital communications</w:t>
      </w:r>
    </w:p>
    <w:p w14:paraId="7E29E121" w14:textId="28F06C83" w:rsidR="3DABCC46" w:rsidRDefault="0A6A76F4">
      <w:pPr>
        <w:pStyle w:val="ListParagraph"/>
        <w:numPr>
          <w:ilvl w:val="0"/>
          <w:numId w:val="93"/>
        </w:numPr>
        <w:spacing w:line="257" w:lineRule="auto"/>
      </w:pPr>
      <w:r w:rsidRPr="35FB01D3">
        <w:rPr>
          <w:rFonts w:ascii="Aptos" w:eastAsia="Aptos" w:hAnsi="Aptos" w:cs="Aptos"/>
          <w:b/>
          <w:bCs/>
        </w:rPr>
        <w:t xml:space="preserve">Output: </w:t>
      </w:r>
      <w:r w:rsidR="268CCB58" w:rsidRPr="35FB01D3">
        <w:rPr>
          <w:strike/>
        </w:rPr>
        <w:t>Accessibility expectations for digital communications are consistently applied across campus, with clear accountability and alignment to institutional standards</w:t>
      </w:r>
      <w:r w:rsidR="3EB7D04D">
        <w:t xml:space="preserve"> </w:t>
      </w:r>
      <w:r w:rsidR="3EB7D04D" w:rsidRPr="35FB01D3">
        <w:rPr>
          <w:highlight w:val="yellow"/>
        </w:rPr>
        <w:t>The policy, resolution or procedure itself</w:t>
      </w:r>
      <w:r w:rsidR="161178F8" w:rsidRPr="35FB01D3">
        <w:rPr>
          <w:highlight w:val="yellow"/>
        </w:rPr>
        <w:t xml:space="preserve"> and related documentation, plus records of oversight and enforcement</w:t>
      </w:r>
    </w:p>
    <w:p w14:paraId="2259A4DA" w14:textId="0FDF6E1F" w:rsidR="42B96DDC" w:rsidRDefault="42B96DDC" w:rsidP="42B96DDC">
      <w:pPr>
        <w:spacing w:after="120" w:line="257" w:lineRule="auto"/>
        <w:rPr>
          <w:rFonts w:ascii="Aptos" w:eastAsia="Aptos" w:hAnsi="Aptos" w:cs="Aptos"/>
        </w:rPr>
      </w:pPr>
    </w:p>
    <w:p w14:paraId="6C50F53B" w14:textId="2E88E89C" w:rsidR="42B96DDC" w:rsidRDefault="42B96DDC" w:rsidP="42B96DDC"/>
    <w:p w14:paraId="2DCC05FA" w14:textId="77777777" w:rsidR="00E62FEA" w:rsidRDefault="00E62FEA">
      <w:r>
        <w:br w:type="page"/>
      </w:r>
    </w:p>
    <w:p w14:paraId="3A819DEF" w14:textId="59E07C23" w:rsidR="00E62FEA" w:rsidRDefault="00E62FEA" w:rsidP="002F6E95">
      <w:pPr>
        <w:pStyle w:val="Heading4"/>
      </w:pPr>
      <w:r>
        <w:lastRenderedPageBreak/>
        <w:t xml:space="preserve">Success Indicator </w:t>
      </w:r>
      <w:r w:rsidRPr="00E62FEA">
        <w:t>2.4 The Campus has formally documented (through Policy, Resolution or Procedure) responsibility for procuring accessible ICT</w:t>
      </w:r>
    </w:p>
    <w:p w14:paraId="1994B4CA" w14:textId="77777777" w:rsidR="00E62FEA" w:rsidRDefault="00E62FEA" w:rsidP="002F6E95">
      <w:pPr>
        <w:pStyle w:val="Heading5"/>
      </w:pPr>
      <w:r>
        <w:t>Purpose</w:t>
      </w:r>
    </w:p>
    <w:p w14:paraId="00D88E67" w14:textId="4482DE65" w:rsidR="282CD885" w:rsidRDefault="7E55C220" w:rsidP="282CD885">
      <w:r w:rsidRPr="56D83FE4">
        <w:rPr>
          <w:rFonts w:ascii="Aptos" w:eastAsia="Aptos" w:hAnsi="Aptos" w:cs="Aptos"/>
        </w:rPr>
        <w:t>Ensure that responsibility for procuring accessible Information and Communication Technology (ICT) is formally established through institutional policy, resolution, or procedure. Formal documentation embeds accessibility into procurement practices, supports compliance with Section 508 and ADA requirements, and ensures consistent evaluation of ICT acquisitions across all purchasing channels.</w:t>
      </w:r>
    </w:p>
    <w:p w14:paraId="78E8707D" w14:textId="77777777" w:rsidR="00E62FEA" w:rsidRDefault="00E62FEA" w:rsidP="002F6E95">
      <w:pPr>
        <w:pStyle w:val="Heading5"/>
      </w:pPr>
      <w:r>
        <w:t>Examples of Evidence</w:t>
      </w:r>
    </w:p>
    <w:p w14:paraId="1CDB5377" w14:textId="2D2BC9F2" w:rsidR="1807683C" w:rsidRDefault="1807683C">
      <w:pPr>
        <w:pStyle w:val="ListParagraph"/>
        <w:numPr>
          <w:ilvl w:val="0"/>
          <w:numId w:val="89"/>
        </w:numPr>
        <w:rPr>
          <w:rFonts w:ascii="Aptos" w:eastAsia="Aptos" w:hAnsi="Aptos" w:cs="Aptos"/>
        </w:rPr>
      </w:pPr>
      <w:r w:rsidRPr="56D83FE4">
        <w:rPr>
          <w:rFonts w:ascii="Aptos" w:eastAsia="Aptos" w:hAnsi="Aptos" w:cs="Aptos"/>
        </w:rPr>
        <w:t xml:space="preserve">Official campus policy, resolution, or procedure requiring accessibility in ICT procurement </w:t>
      </w:r>
    </w:p>
    <w:p w14:paraId="10377853" w14:textId="78D544C9" w:rsidR="1807683C" w:rsidRDefault="1807683C">
      <w:pPr>
        <w:pStyle w:val="ListParagraph"/>
        <w:numPr>
          <w:ilvl w:val="0"/>
          <w:numId w:val="89"/>
        </w:numPr>
        <w:rPr>
          <w:rFonts w:ascii="Aptos" w:eastAsia="Aptos" w:hAnsi="Aptos" w:cs="Aptos"/>
        </w:rPr>
      </w:pPr>
      <w:r w:rsidRPr="56D83FE4">
        <w:rPr>
          <w:rFonts w:ascii="Aptos" w:eastAsia="Aptos" w:hAnsi="Aptos" w:cs="Aptos"/>
        </w:rPr>
        <w:t xml:space="preserve">Defined responsibilities for procurement offices, IT, accessibility teams, and requestors </w:t>
      </w:r>
    </w:p>
    <w:p w14:paraId="39AE0D28" w14:textId="03D7292B" w:rsidR="1807683C" w:rsidRDefault="1807683C">
      <w:pPr>
        <w:pStyle w:val="ListParagraph"/>
        <w:numPr>
          <w:ilvl w:val="0"/>
          <w:numId w:val="89"/>
        </w:numPr>
        <w:rPr>
          <w:rFonts w:ascii="Aptos" w:eastAsia="Aptos" w:hAnsi="Aptos" w:cs="Aptos"/>
        </w:rPr>
      </w:pPr>
      <w:r w:rsidRPr="56D83FE4">
        <w:rPr>
          <w:rFonts w:ascii="Aptos" w:eastAsia="Aptos" w:hAnsi="Aptos" w:cs="Aptos"/>
        </w:rPr>
        <w:t xml:space="preserve">Policy language referencing accessibility standards (e.g., Section 508, WCAG) and required documentation (e.g., VPAT/ACR) </w:t>
      </w:r>
    </w:p>
    <w:p w14:paraId="5480CE92" w14:textId="28DE9946" w:rsidR="1807683C" w:rsidRDefault="1807683C">
      <w:pPr>
        <w:pStyle w:val="ListParagraph"/>
        <w:numPr>
          <w:ilvl w:val="0"/>
          <w:numId w:val="89"/>
        </w:numPr>
        <w:rPr>
          <w:rFonts w:ascii="Aptos" w:eastAsia="Aptos" w:hAnsi="Aptos" w:cs="Aptos"/>
        </w:rPr>
      </w:pPr>
      <w:r w:rsidRPr="56D83FE4">
        <w:rPr>
          <w:rFonts w:ascii="Aptos" w:eastAsia="Aptos" w:hAnsi="Aptos" w:cs="Aptos"/>
        </w:rPr>
        <w:t xml:space="preserve">Documentation outlining accessibility review requirements for different procurement types (e.g., competitive, non-competitive, purchase card) </w:t>
      </w:r>
    </w:p>
    <w:p w14:paraId="0348C43B" w14:textId="1DD89E95" w:rsidR="1807683C" w:rsidRDefault="1807683C">
      <w:pPr>
        <w:pStyle w:val="ListParagraph"/>
        <w:numPr>
          <w:ilvl w:val="0"/>
          <w:numId w:val="89"/>
        </w:numPr>
        <w:rPr>
          <w:rFonts w:ascii="Aptos" w:eastAsia="Aptos" w:hAnsi="Aptos" w:cs="Aptos"/>
        </w:rPr>
      </w:pPr>
      <w:r w:rsidRPr="56D83FE4">
        <w:rPr>
          <w:rFonts w:ascii="Aptos" w:eastAsia="Aptos" w:hAnsi="Aptos" w:cs="Aptos"/>
        </w:rPr>
        <w:t xml:space="preserve">Governance or compliance documents assigning oversight and enforcement responsibilities </w:t>
      </w:r>
    </w:p>
    <w:p w14:paraId="72186053" w14:textId="1FACEEB0" w:rsidR="1807683C" w:rsidRDefault="1807683C">
      <w:pPr>
        <w:pStyle w:val="ListParagraph"/>
        <w:numPr>
          <w:ilvl w:val="0"/>
          <w:numId w:val="89"/>
        </w:numPr>
        <w:rPr>
          <w:rFonts w:ascii="Aptos" w:eastAsia="Aptos" w:hAnsi="Aptos" w:cs="Aptos"/>
        </w:rPr>
      </w:pPr>
      <w:r w:rsidRPr="56D83FE4">
        <w:rPr>
          <w:rFonts w:ascii="Aptos" w:eastAsia="Aptos" w:hAnsi="Aptos" w:cs="Aptos"/>
        </w:rPr>
        <w:t xml:space="preserve">Communication materials guiding campus units on accessible procurement expectations and processes </w:t>
      </w:r>
    </w:p>
    <w:p w14:paraId="731357C7" w14:textId="21C5829B" w:rsidR="1807683C" w:rsidRDefault="1807683C">
      <w:pPr>
        <w:pStyle w:val="ListParagraph"/>
        <w:numPr>
          <w:ilvl w:val="0"/>
          <w:numId w:val="89"/>
        </w:numPr>
        <w:rPr>
          <w:rFonts w:ascii="Aptos" w:eastAsia="Aptos" w:hAnsi="Aptos" w:cs="Aptos"/>
        </w:rPr>
      </w:pPr>
      <w:r w:rsidRPr="56D83FE4">
        <w:rPr>
          <w:rFonts w:ascii="Aptos" w:eastAsia="Aptos" w:hAnsi="Aptos" w:cs="Aptos"/>
        </w:rPr>
        <w:t>Cross-references to related processes (e.g., risk assessment, vendor engagement, exception handling such as TAAPs)</w:t>
      </w:r>
    </w:p>
    <w:p w14:paraId="7C30A8BD" w14:textId="56D1C9F2" w:rsidR="56D83FE4" w:rsidRDefault="56D83FE4" w:rsidP="56D83FE4"/>
    <w:p w14:paraId="083053B7" w14:textId="77777777" w:rsidR="00E62FEA" w:rsidRDefault="00E62FEA" w:rsidP="002F6E95">
      <w:pPr>
        <w:pStyle w:val="Heading5"/>
      </w:pPr>
      <w:r>
        <w:t>Example of Established Level</w:t>
      </w:r>
    </w:p>
    <w:p w14:paraId="24BC7148" w14:textId="11B8C743" w:rsidR="3E4220DF" w:rsidRDefault="3E4220DF">
      <w:pPr>
        <w:pStyle w:val="ListParagraph"/>
        <w:numPr>
          <w:ilvl w:val="0"/>
          <w:numId w:val="101"/>
        </w:numPr>
        <w:spacing w:line="257" w:lineRule="auto"/>
      </w:pPr>
      <w:r w:rsidRPr="56D83FE4">
        <w:rPr>
          <w:rFonts w:ascii="Aptos" w:eastAsia="Aptos" w:hAnsi="Aptos" w:cs="Aptos"/>
          <w:b/>
          <w:bCs/>
        </w:rPr>
        <w:t xml:space="preserve">Position:  </w:t>
      </w:r>
      <w:r w:rsidRPr="56D83FE4">
        <w:rPr>
          <w:rFonts w:ascii="Aptos" w:eastAsia="Aptos" w:hAnsi="Aptos" w:cs="Aptos"/>
        </w:rPr>
        <w:t xml:space="preserve">  </w:t>
      </w:r>
      <w:r w:rsidR="084A2800" w:rsidRPr="56D83FE4">
        <w:t>Responsibility for accessible ICT procurement is formally defined and assigned through institutional policy across procurement, IT, and related roles</w:t>
      </w:r>
    </w:p>
    <w:p w14:paraId="383A7CA2" w14:textId="72728CA1" w:rsidR="3E4220DF" w:rsidRDefault="3E4220DF">
      <w:pPr>
        <w:pStyle w:val="ListParagraph"/>
        <w:numPr>
          <w:ilvl w:val="0"/>
          <w:numId w:val="100"/>
        </w:numPr>
        <w:spacing w:line="257" w:lineRule="auto"/>
        <w:rPr>
          <w:rFonts w:ascii="Aptos" w:eastAsia="Aptos" w:hAnsi="Aptos" w:cs="Aptos"/>
          <w:b/>
          <w:bCs/>
        </w:rPr>
      </w:pPr>
      <w:r w:rsidRPr="56D83FE4">
        <w:rPr>
          <w:rFonts w:ascii="Aptos" w:eastAsia="Aptos" w:hAnsi="Aptos" w:cs="Aptos"/>
          <w:b/>
          <w:bCs/>
        </w:rPr>
        <w:t xml:space="preserve">Budget: </w:t>
      </w:r>
      <w:r w:rsidR="6A7BA6C4" w:rsidRPr="56D83FE4">
        <w:rPr>
          <w:rFonts w:ascii="Aptos" w:eastAsia="Aptos" w:hAnsi="Aptos" w:cs="Aptos"/>
          <w:b/>
          <w:bCs/>
        </w:rPr>
        <w:t xml:space="preserve"> </w:t>
      </w:r>
      <w:r w:rsidR="6A7BA6C4" w:rsidRPr="56D83FE4">
        <w:t>Resources are allocated to support accessibility review activities, including staff time, tools, and vendor engagement efforts</w:t>
      </w:r>
    </w:p>
    <w:p w14:paraId="4F429A2E" w14:textId="4BF055D3" w:rsidR="3E4220DF" w:rsidRDefault="3E4220DF">
      <w:pPr>
        <w:pStyle w:val="ListParagraph"/>
        <w:numPr>
          <w:ilvl w:val="0"/>
          <w:numId w:val="99"/>
        </w:numPr>
        <w:spacing w:line="257" w:lineRule="auto"/>
        <w:rPr>
          <w:rFonts w:ascii="Aptos" w:eastAsia="Aptos" w:hAnsi="Aptos" w:cs="Aptos"/>
          <w:b/>
          <w:bCs/>
        </w:rPr>
      </w:pPr>
      <w:r w:rsidRPr="56D83FE4">
        <w:rPr>
          <w:rFonts w:ascii="Aptos" w:eastAsia="Aptos" w:hAnsi="Aptos" w:cs="Aptos"/>
          <w:b/>
          <w:bCs/>
        </w:rPr>
        <w:t xml:space="preserve">Procedures: </w:t>
      </w:r>
      <w:r w:rsidR="69ADD89E" w:rsidRPr="56D83FE4">
        <w:t>A formally documented policy or procedure defines requirements, roles, standards, and enforcement mechanisms for accessible ICT procurement</w:t>
      </w:r>
    </w:p>
    <w:p w14:paraId="0E0BFC20" w14:textId="40449C96" w:rsidR="3E4220DF" w:rsidRDefault="49D40604">
      <w:pPr>
        <w:pStyle w:val="ListParagraph"/>
        <w:numPr>
          <w:ilvl w:val="0"/>
          <w:numId w:val="99"/>
        </w:numPr>
        <w:spacing w:line="257" w:lineRule="auto"/>
        <w:rPr>
          <w:rFonts w:ascii="Aptos" w:eastAsia="Aptos" w:hAnsi="Aptos" w:cs="Aptos"/>
          <w:b/>
          <w:bCs/>
        </w:rPr>
      </w:pPr>
      <w:r w:rsidRPr="35FB01D3">
        <w:rPr>
          <w:rFonts w:ascii="Aptos" w:eastAsia="Aptos" w:hAnsi="Aptos" w:cs="Aptos"/>
          <w:b/>
          <w:bCs/>
        </w:rPr>
        <w:t xml:space="preserve">Output: </w:t>
      </w:r>
      <w:r w:rsidR="3BFBD581" w:rsidRPr="35FB01D3">
        <w:rPr>
          <w:rFonts w:ascii="Aptos" w:eastAsia="Aptos" w:hAnsi="Aptos" w:cs="Aptos"/>
          <w:highlight w:val="yellow"/>
        </w:rPr>
        <w:t>Records or reports demonstrating that</w:t>
      </w:r>
      <w:r w:rsidR="3BFBD581" w:rsidRPr="35FB01D3">
        <w:rPr>
          <w:rFonts w:ascii="Aptos" w:eastAsia="Aptos" w:hAnsi="Aptos" w:cs="Aptos"/>
        </w:rPr>
        <w:t xml:space="preserve"> </w:t>
      </w:r>
      <w:r w:rsidR="0B40B7FF">
        <w:t>ICT procurements are consistently conducted under a formalized, accessibility-informed process with clear institutional accountability</w:t>
      </w:r>
    </w:p>
    <w:p w14:paraId="1B423862" w14:textId="4CA99BFB" w:rsidR="508059D2" w:rsidRDefault="508059D2" w:rsidP="508059D2">
      <w:pPr>
        <w:spacing w:after="120" w:line="257" w:lineRule="auto"/>
        <w:rPr>
          <w:rFonts w:ascii="Aptos" w:eastAsia="Aptos" w:hAnsi="Aptos" w:cs="Aptos"/>
        </w:rPr>
      </w:pPr>
    </w:p>
    <w:p w14:paraId="7E34F46F" w14:textId="2B9E38AA" w:rsidR="508059D2" w:rsidRDefault="508059D2" w:rsidP="508059D2"/>
    <w:p w14:paraId="410840F6" w14:textId="77777777" w:rsidR="00E62FEA" w:rsidRDefault="00E62FEA">
      <w:r>
        <w:br w:type="page"/>
      </w:r>
    </w:p>
    <w:p w14:paraId="13A994A2" w14:textId="77777777" w:rsidR="00E62FEA" w:rsidRDefault="00E62FEA" w:rsidP="00E62FEA">
      <w:pPr>
        <w:pStyle w:val="Heading3"/>
      </w:pPr>
      <w:bookmarkStart w:id="39" w:name="_Toc225336600"/>
      <w:r>
        <w:lastRenderedPageBreak/>
        <w:t>Governance, Planning, and Policies Goal 3: Embed Accessibility into Institutional Planning Cycles</w:t>
      </w:r>
      <w:bookmarkEnd w:id="39"/>
    </w:p>
    <w:p w14:paraId="3A500721" w14:textId="008282DF" w:rsidR="00E62FEA" w:rsidRDefault="00E62FEA" w:rsidP="002F6E95">
      <w:pPr>
        <w:pStyle w:val="Heading4"/>
      </w:pPr>
      <w:r>
        <w:t xml:space="preserve">Success Indicator 3.1 </w:t>
      </w:r>
      <w:r w:rsidRPr="003F6898">
        <w:t xml:space="preserve">Develop a process for the ATI Steering Committee </w:t>
      </w:r>
      <w:r>
        <w:t xml:space="preserve">and subcommittees </w:t>
      </w:r>
      <w:r w:rsidRPr="003F6898">
        <w:t xml:space="preserve">to review, revise and approve the updated </w:t>
      </w:r>
      <w:r>
        <w:t>Annual Campus Accessible Technology Plan.</w:t>
      </w:r>
    </w:p>
    <w:p w14:paraId="2B2E4752" w14:textId="77777777" w:rsidR="00E62FEA" w:rsidRDefault="00E62FEA" w:rsidP="002F6E95">
      <w:pPr>
        <w:pStyle w:val="Heading5"/>
      </w:pPr>
      <w:r>
        <w:t>Purpose</w:t>
      </w:r>
    </w:p>
    <w:p w14:paraId="0C2D5270" w14:textId="28945017" w:rsidR="2B0A9797" w:rsidRDefault="2B0A9797" w:rsidP="365043B6">
      <w:pPr>
        <w:rPr>
          <w:rFonts w:ascii="Aptos" w:eastAsia="Aptos" w:hAnsi="Aptos" w:cs="Aptos"/>
        </w:rPr>
      </w:pPr>
      <w:r w:rsidRPr="365043B6">
        <w:rPr>
          <w:rFonts w:ascii="Aptos" w:eastAsia="Aptos" w:hAnsi="Aptos" w:cs="Aptos"/>
        </w:rPr>
        <w:t xml:space="preserve">Ensure that accessibility is systematically integrated into institutional planning cycles through a formal, recurring review and approval process. </w:t>
      </w:r>
      <w:r w:rsidR="776905D1" w:rsidRPr="6D00A32B">
        <w:rPr>
          <w:rFonts w:ascii="Aptos" w:eastAsia="Aptos" w:hAnsi="Aptos" w:cs="Aptos"/>
        </w:rPr>
        <w:t>Ensure the Annual Campus Accessible Technology Plan informs the appropriate campus documents (for example, IT Strategic Plan or Campus Strategic Plan)</w:t>
      </w:r>
    </w:p>
    <w:p w14:paraId="2972CF76" w14:textId="6B4B506C" w:rsidR="00E62FEA" w:rsidRDefault="00E62FEA" w:rsidP="002F6E95">
      <w:pPr>
        <w:pStyle w:val="Heading5"/>
      </w:pPr>
      <w:r>
        <w:t>Examples of Evidence</w:t>
      </w:r>
    </w:p>
    <w:p w14:paraId="0B78994B" w14:textId="57416F1B" w:rsidR="6237353F" w:rsidRDefault="6237353F">
      <w:pPr>
        <w:pStyle w:val="ListParagraph"/>
        <w:numPr>
          <w:ilvl w:val="0"/>
          <w:numId w:val="89"/>
        </w:numPr>
        <w:rPr>
          <w:rFonts w:ascii="Aptos" w:eastAsia="Aptos" w:hAnsi="Aptos" w:cs="Aptos"/>
        </w:rPr>
      </w:pPr>
      <w:r w:rsidRPr="0F19153E">
        <w:rPr>
          <w:rFonts w:ascii="Aptos" w:eastAsia="Aptos" w:hAnsi="Aptos" w:cs="Aptos"/>
        </w:rPr>
        <w:t xml:space="preserve">Documented process outlining how and when the ATI Steering Committee and subcommittees review and approve plans </w:t>
      </w:r>
    </w:p>
    <w:p w14:paraId="749C98D9" w14:textId="61DB51EE" w:rsidR="6237353F" w:rsidRDefault="6237353F">
      <w:pPr>
        <w:pStyle w:val="ListParagraph"/>
        <w:numPr>
          <w:ilvl w:val="0"/>
          <w:numId w:val="89"/>
        </w:numPr>
        <w:rPr>
          <w:rFonts w:ascii="Aptos" w:eastAsia="Aptos" w:hAnsi="Aptos" w:cs="Aptos"/>
        </w:rPr>
      </w:pPr>
      <w:r w:rsidRPr="0F19153E">
        <w:rPr>
          <w:rFonts w:ascii="Aptos" w:eastAsia="Aptos" w:hAnsi="Aptos" w:cs="Aptos"/>
        </w:rPr>
        <w:t xml:space="preserve">Defined review cycles aligned with annual planning timelines and strategic planning updates </w:t>
      </w:r>
    </w:p>
    <w:p w14:paraId="26D3BF04" w14:textId="083A1919" w:rsidR="6237353F" w:rsidRDefault="6237353F">
      <w:pPr>
        <w:pStyle w:val="ListParagraph"/>
        <w:numPr>
          <w:ilvl w:val="0"/>
          <w:numId w:val="89"/>
        </w:numPr>
        <w:rPr>
          <w:rFonts w:ascii="Aptos" w:eastAsia="Aptos" w:hAnsi="Aptos" w:cs="Aptos"/>
        </w:rPr>
      </w:pPr>
      <w:r w:rsidRPr="0F19153E">
        <w:rPr>
          <w:rFonts w:ascii="Aptos" w:eastAsia="Aptos" w:hAnsi="Aptos" w:cs="Aptos"/>
        </w:rPr>
        <w:t xml:space="preserve">Meeting agendas, minutes, or records demonstrating plan review, revisions, and approvals </w:t>
      </w:r>
    </w:p>
    <w:p w14:paraId="26732743" w14:textId="6B386BBF" w:rsidR="6237353F" w:rsidRDefault="6237353F">
      <w:pPr>
        <w:pStyle w:val="ListParagraph"/>
        <w:numPr>
          <w:ilvl w:val="0"/>
          <w:numId w:val="89"/>
        </w:numPr>
        <w:rPr>
          <w:rFonts w:ascii="Aptos" w:eastAsia="Aptos" w:hAnsi="Aptos" w:cs="Aptos"/>
        </w:rPr>
      </w:pPr>
      <w:r w:rsidRPr="0F19153E">
        <w:rPr>
          <w:rFonts w:ascii="Aptos" w:eastAsia="Aptos" w:hAnsi="Aptos" w:cs="Aptos"/>
        </w:rPr>
        <w:t xml:space="preserve">Version-controlled planning documents reflecting accessibility goals, updates, and progress </w:t>
      </w:r>
    </w:p>
    <w:p w14:paraId="57C23146" w14:textId="6D5CD7FB" w:rsidR="6237353F" w:rsidRDefault="6237353F">
      <w:pPr>
        <w:pStyle w:val="ListParagraph"/>
        <w:numPr>
          <w:ilvl w:val="0"/>
          <w:numId w:val="89"/>
        </w:numPr>
        <w:rPr>
          <w:rFonts w:ascii="Aptos" w:eastAsia="Aptos" w:hAnsi="Aptos" w:cs="Aptos"/>
        </w:rPr>
      </w:pPr>
      <w:r w:rsidRPr="0F19153E">
        <w:rPr>
          <w:rFonts w:ascii="Aptos" w:eastAsia="Aptos" w:hAnsi="Aptos" w:cs="Aptos"/>
        </w:rPr>
        <w:t xml:space="preserve">Integration points between the ATI Plan, IT Strategic Plan, and broader campus strategic plan </w:t>
      </w:r>
    </w:p>
    <w:p w14:paraId="01AD3C5F" w14:textId="11944E4C" w:rsidR="6237353F" w:rsidRDefault="6237353F">
      <w:pPr>
        <w:pStyle w:val="ListParagraph"/>
        <w:numPr>
          <w:ilvl w:val="0"/>
          <w:numId w:val="89"/>
        </w:numPr>
        <w:rPr>
          <w:rFonts w:ascii="Aptos" w:eastAsia="Aptos" w:hAnsi="Aptos" w:cs="Aptos"/>
        </w:rPr>
      </w:pPr>
      <w:r w:rsidRPr="0F19153E">
        <w:rPr>
          <w:rFonts w:ascii="Aptos" w:eastAsia="Aptos" w:hAnsi="Aptos" w:cs="Aptos"/>
        </w:rPr>
        <w:t>Communication or reporting mechanisms to share approved plans with campus stakeholders</w:t>
      </w:r>
    </w:p>
    <w:p w14:paraId="3F241DA8" w14:textId="566CB4D7" w:rsidR="1979400E" w:rsidRDefault="1979400E" w:rsidP="1979400E"/>
    <w:p w14:paraId="348D9DF6" w14:textId="77777777" w:rsidR="00E62FEA" w:rsidRDefault="00E62FEA" w:rsidP="002F6E95">
      <w:pPr>
        <w:pStyle w:val="Heading5"/>
      </w:pPr>
      <w:r>
        <w:t>Example of Established Level</w:t>
      </w:r>
    </w:p>
    <w:p w14:paraId="28A99B4B" w14:textId="38144A5C" w:rsidR="4B214689" w:rsidRDefault="4B214689">
      <w:pPr>
        <w:pStyle w:val="ListParagraph"/>
        <w:numPr>
          <w:ilvl w:val="0"/>
          <w:numId w:val="98"/>
        </w:numPr>
        <w:spacing w:line="257" w:lineRule="auto"/>
        <w:rPr>
          <w:rFonts w:ascii="Aptos" w:eastAsia="Aptos" w:hAnsi="Aptos" w:cs="Aptos"/>
        </w:rPr>
      </w:pPr>
      <w:r w:rsidRPr="55A2C54B">
        <w:rPr>
          <w:rFonts w:ascii="Aptos" w:eastAsia="Aptos" w:hAnsi="Aptos" w:cs="Aptos"/>
          <w:b/>
          <w:bCs/>
        </w:rPr>
        <w:t xml:space="preserve">Position: </w:t>
      </w:r>
      <w:r w:rsidR="155E3C47" w:rsidRPr="55A2C54B">
        <w:t>The ATI Steering Committee and subcommittees are formally assigned responsibility for reviewing, revising, and approving accessibility-related plans</w:t>
      </w:r>
      <w:r w:rsidRPr="55A2C54B">
        <w:rPr>
          <w:rFonts w:ascii="Aptos" w:eastAsia="Aptos" w:hAnsi="Aptos" w:cs="Aptos"/>
          <w:b/>
          <w:bCs/>
        </w:rPr>
        <w:t xml:space="preserve"> </w:t>
      </w:r>
      <w:r w:rsidRPr="55A2C54B">
        <w:rPr>
          <w:rFonts w:ascii="Aptos" w:eastAsia="Aptos" w:hAnsi="Aptos" w:cs="Aptos"/>
        </w:rPr>
        <w:t xml:space="preserve">  </w:t>
      </w:r>
    </w:p>
    <w:p w14:paraId="241C85EF" w14:textId="0C2313B1" w:rsidR="4B214689" w:rsidRDefault="4B214689">
      <w:pPr>
        <w:pStyle w:val="ListParagraph"/>
        <w:numPr>
          <w:ilvl w:val="0"/>
          <w:numId w:val="97"/>
        </w:numPr>
        <w:spacing w:line="257" w:lineRule="auto"/>
        <w:rPr>
          <w:rFonts w:ascii="Aptos" w:eastAsia="Aptos" w:hAnsi="Aptos" w:cs="Aptos"/>
          <w:b/>
          <w:bCs/>
        </w:rPr>
      </w:pPr>
      <w:r w:rsidRPr="55A2C54B">
        <w:rPr>
          <w:rFonts w:ascii="Aptos" w:eastAsia="Aptos" w:hAnsi="Aptos" w:cs="Aptos"/>
          <w:b/>
          <w:bCs/>
        </w:rPr>
        <w:t xml:space="preserve">Budget: </w:t>
      </w:r>
      <w:r w:rsidR="161223EC" w:rsidRPr="55A2C54B">
        <w:t>Resources are allocated to support planning activities, including staff time, coordination, and tools for documentation and collaboration</w:t>
      </w:r>
    </w:p>
    <w:p w14:paraId="2AED9CD9" w14:textId="640271B9" w:rsidR="4B214689" w:rsidRDefault="4B214689">
      <w:pPr>
        <w:pStyle w:val="ListParagraph"/>
        <w:numPr>
          <w:ilvl w:val="0"/>
          <w:numId w:val="96"/>
        </w:numPr>
        <w:spacing w:line="257" w:lineRule="auto"/>
        <w:rPr>
          <w:rFonts w:ascii="Aptos" w:eastAsia="Aptos" w:hAnsi="Aptos" w:cs="Aptos"/>
          <w:b/>
          <w:bCs/>
        </w:rPr>
      </w:pPr>
      <w:r w:rsidRPr="2ABACE98">
        <w:rPr>
          <w:rFonts w:ascii="Aptos" w:eastAsia="Aptos" w:hAnsi="Aptos" w:cs="Aptos"/>
          <w:b/>
          <w:bCs/>
        </w:rPr>
        <w:t xml:space="preserve">Procedures: </w:t>
      </w:r>
      <w:r w:rsidR="2DB99038" w:rsidRPr="2ABACE98">
        <w:t>A documented, recurring process defines how plans are reviewed, updated, and approved, including timelines, roles, and decision-making protocols</w:t>
      </w:r>
    </w:p>
    <w:p w14:paraId="12E1D2B5" w14:textId="7138F084" w:rsidR="4B214689" w:rsidRDefault="4B214689">
      <w:pPr>
        <w:pStyle w:val="ListParagraph"/>
        <w:numPr>
          <w:ilvl w:val="0"/>
          <w:numId w:val="96"/>
        </w:numPr>
        <w:spacing w:line="257" w:lineRule="auto"/>
        <w:rPr>
          <w:rFonts w:ascii="Aptos" w:eastAsia="Aptos" w:hAnsi="Aptos" w:cs="Aptos"/>
          <w:b/>
          <w:bCs/>
        </w:rPr>
      </w:pPr>
      <w:r w:rsidRPr="1190E72D">
        <w:rPr>
          <w:rFonts w:ascii="Aptos" w:eastAsia="Aptos" w:hAnsi="Aptos" w:cs="Aptos"/>
          <w:b/>
          <w:bCs/>
        </w:rPr>
        <w:t xml:space="preserve">Output: </w:t>
      </w:r>
      <w:r w:rsidR="0F0081EE" w:rsidRPr="1190E72D">
        <w:t>Accessibility is consistently incorporated into institutional planning documents, with formally reviewed and approved plans guiding campus efforts</w:t>
      </w:r>
    </w:p>
    <w:p w14:paraId="18F79AE3" w14:textId="51C0D48D" w:rsidR="508059D2" w:rsidRDefault="508059D2" w:rsidP="508059D2">
      <w:pPr>
        <w:spacing w:after="120" w:line="257" w:lineRule="auto"/>
        <w:rPr>
          <w:rFonts w:ascii="Aptos" w:eastAsia="Aptos" w:hAnsi="Aptos" w:cs="Aptos"/>
        </w:rPr>
      </w:pPr>
    </w:p>
    <w:p w14:paraId="738D6106" w14:textId="7E0B94E6" w:rsidR="508059D2" w:rsidRDefault="508059D2" w:rsidP="508059D2"/>
    <w:p w14:paraId="37F1B3C5" w14:textId="77777777" w:rsidR="00E62FEA" w:rsidRDefault="00E62FEA">
      <w:r>
        <w:br w:type="page"/>
      </w:r>
    </w:p>
    <w:p w14:paraId="4EE88D1F" w14:textId="5DC76383" w:rsidR="67BB5C6F" w:rsidRDefault="67BB5C6F" w:rsidP="617E18A4">
      <w:pPr>
        <w:pStyle w:val="Heading2"/>
      </w:pPr>
      <w:r>
        <w:lastRenderedPageBreak/>
        <w:t>Glossary</w:t>
      </w:r>
    </w:p>
    <w:p w14:paraId="4FF1265B" w14:textId="77777777" w:rsidR="00DC1672" w:rsidRDefault="00DC1672" w:rsidP="00DC1672">
      <w:r>
        <w:t>ACR (Accessibility Conformance Report)</w:t>
      </w:r>
    </w:p>
    <w:p w14:paraId="7159425A" w14:textId="73789AA0" w:rsidR="00DC1672" w:rsidRDefault="00DC1672" w:rsidP="00DC1672">
      <w:r>
        <w:t>A completed accessibility report, typically based on a VPAT, describing how a product meets accessibility standards.</w:t>
      </w:r>
    </w:p>
    <w:p w14:paraId="2EF3E9F7" w14:textId="77777777" w:rsidR="00BB2902" w:rsidRDefault="00BB2902" w:rsidP="00DC1672"/>
    <w:p w14:paraId="2AB76B29" w14:textId="57A894B0" w:rsidR="00BB2902" w:rsidRDefault="00BB2902" w:rsidP="00DC1672">
      <w:commentRangeStart w:id="40"/>
      <w:r>
        <w:t>ad hoc</w:t>
      </w:r>
      <w:r>
        <w:t xml:space="preserve"> - </w:t>
      </w:r>
      <w:r>
        <w:t>refers to a method or approach created for a specific purpose or situation, as well as informal or unplanned. It is not part of an organization's standard procedures.</w:t>
      </w:r>
      <w:commentRangeEnd w:id="40"/>
      <w:r>
        <w:rPr>
          <w:rStyle w:val="CommentReference"/>
          <w:sz w:val="24"/>
          <w:szCs w:val="24"/>
        </w:rPr>
        <w:commentReference w:id="40"/>
      </w:r>
    </w:p>
    <w:p w14:paraId="085379F9" w14:textId="77777777" w:rsidR="00DC1672" w:rsidRDefault="00DC1672" w:rsidP="00DC1672"/>
    <w:p w14:paraId="057B01EE" w14:textId="2E7ABEED" w:rsidR="00DC1672" w:rsidRDefault="00DC1672" w:rsidP="00DC1672">
      <w:r>
        <w:t xml:space="preserve">ADA </w:t>
      </w:r>
      <w:r w:rsidR="7BE710C8">
        <w:t xml:space="preserve">(Americans with Disabilities Act) </w:t>
      </w:r>
      <w:r>
        <w:t>Title II</w:t>
      </w:r>
    </w:p>
    <w:p w14:paraId="5B05AAFA" w14:textId="77777777" w:rsidR="00DC1672" w:rsidRDefault="00DC1672" w:rsidP="00DC1672">
      <w:r>
        <w:t>Federal regulation requiring public institutions, including universities, to provide equal access to programs, services, and digital content.</w:t>
      </w:r>
    </w:p>
    <w:p w14:paraId="037D1669" w14:textId="77777777" w:rsidR="00DC1672" w:rsidRDefault="00DC1672" w:rsidP="00DC1672"/>
    <w:p w14:paraId="70D16899" w14:textId="77777777" w:rsidR="00DC1672" w:rsidRDefault="00DC1672" w:rsidP="00DC1672">
      <w:r>
        <w:t>ATI (Accessibility Technology Initiative)</w:t>
      </w:r>
    </w:p>
    <w:p w14:paraId="2CA6A71A" w14:textId="5055E3DC" w:rsidR="00DC1672" w:rsidRDefault="00DC1672" w:rsidP="00DC1672">
      <w:r>
        <w:t xml:space="preserve">CSU </w:t>
      </w:r>
      <w:r w:rsidR="381EA5FF">
        <w:t>(California State University)</w:t>
      </w:r>
      <w:r>
        <w:t xml:space="preserve"> systemwide initiative focused on accessibility across web, instructional materials, procurement, and related areas.</w:t>
      </w:r>
    </w:p>
    <w:p w14:paraId="10654B1E" w14:textId="77777777" w:rsidR="00DC1672" w:rsidRDefault="00DC1672" w:rsidP="00DC1672"/>
    <w:p w14:paraId="18FF79FE" w14:textId="77777777" w:rsidR="00DC1672" w:rsidRDefault="00DC1672" w:rsidP="00DC1672">
      <w:r>
        <w:t>Auxiliary</w:t>
      </w:r>
    </w:p>
    <w:p w14:paraId="1BF7D2AD" w14:textId="77777777" w:rsidR="00DC1672" w:rsidRDefault="00DC1672" w:rsidP="00DC1672">
      <w:r>
        <w:t>Campus-affiliated organization (e.g., foundation, bookstore) that may operate outside standard procurement workflows but is still subject to accessibility requirements.</w:t>
      </w:r>
    </w:p>
    <w:p w14:paraId="0D5A02AE" w14:textId="77777777" w:rsidR="00DC1672" w:rsidRDefault="00DC1672" w:rsidP="00DC1672"/>
    <w:p w14:paraId="512579CB" w14:textId="77777777" w:rsidR="00DC1672" w:rsidRDefault="00DC1672" w:rsidP="00DC1672">
      <w:r>
        <w:t>Digital Content</w:t>
      </w:r>
    </w:p>
    <w:p w14:paraId="25BE3D82" w14:textId="77777777" w:rsidR="00DC1672" w:rsidRDefault="00DC1672" w:rsidP="00DC1672">
      <w:r>
        <w:t>Information provided electronically, including websites, documents, multimedia, social media, and instructional materials.</w:t>
      </w:r>
    </w:p>
    <w:p w14:paraId="0E4A7920" w14:textId="77777777" w:rsidR="00DC1672" w:rsidRDefault="00DC1672" w:rsidP="00DC1672"/>
    <w:p w14:paraId="638FB584" w14:textId="3C7549E9" w:rsidR="00AB1BE7" w:rsidRDefault="00AB1BE7" w:rsidP="00DC1672">
      <w:r>
        <w:t>HR Human Resources</w:t>
      </w:r>
    </w:p>
    <w:p w14:paraId="16F1DE37" w14:textId="17927D3A" w:rsidR="00AB1BE7" w:rsidRDefault="00A9298A" w:rsidP="00DC1672">
      <w:r w:rsidRPr="00A9298A">
        <w:t>The campus unit</w:t>
      </w:r>
      <w:r w:rsidR="00BC384F">
        <w:t>(s)</w:t>
      </w:r>
      <w:r w:rsidRPr="00A9298A">
        <w:t xml:space="preserve"> responsible for position descriptions, hiring, classification, and performance management, including integrating accessibility responsibilities into roles and supporting workforce training and compliance initiatives.</w:t>
      </w:r>
    </w:p>
    <w:p w14:paraId="34AFFFDF" w14:textId="77777777" w:rsidR="00AB1BE7" w:rsidRDefault="00AB1BE7" w:rsidP="00DC1672"/>
    <w:p w14:paraId="5A156C62" w14:textId="77777777" w:rsidR="00DC1672" w:rsidRDefault="00DC1672" w:rsidP="00DC1672">
      <w:r>
        <w:t>ICT (Information and Communication Technology)</w:t>
      </w:r>
    </w:p>
    <w:p w14:paraId="02EBC871" w14:textId="77777777" w:rsidR="00DC1672" w:rsidRDefault="00DC1672" w:rsidP="00DC1672">
      <w:r>
        <w:t>All technology used to create, store, display, or transmit information, including software, hardware, applications, and digital content.</w:t>
      </w:r>
    </w:p>
    <w:p w14:paraId="2A754C8D" w14:textId="77777777" w:rsidR="00DC1672" w:rsidRDefault="00DC1672" w:rsidP="00DC1672"/>
    <w:p w14:paraId="71068B39" w14:textId="77777777" w:rsidR="00DC1672" w:rsidRDefault="00DC1672" w:rsidP="00DC1672">
      <w:r>
        <w:t>Instructional Materials</w:t>
      </w:r>
    </w:p>
    <w:p w14:paraId="2317FDEC" w14:textId="77777777" w:rsidR="00DC1672" w:rsidRDefault="00DC1672" w:rsidP="00DC1672">
      <w:r>
        <w:t>Course-related content such as syllabi, documents, textbooks, multimedia, courseware, and LMS content.</w:t>
      </w:r>
    </w:p>
    <w:p w14:paraId="6A751615" w14:textId="77777777" w:rsidR="00DC1672" w:rsidRDefault="00DC1672" w:rsidP="00DC1672"/>
    <w:p w14:paraId="28DD0B2E" w14:textId="77777777" w:rsidR="00DC1672" w:rsidRDefault="00DC1672" w:rsidP="00DC1672">
      <w:r>
        <w:t>LMS (Learning Management System)</w:t>
      </w:r>
    </w:p>
    <w:p w14:paraId="4302BE99" w14:textId="77777777" w:rsidR="00DC1672" w:rsidRDefault="00DC1672" w:rsidP="00DC1672">
      <w:r>
        <w:t>The university-approved platform used to deliver and manage instructional content and course activities.</w:t>
      </w:r>
    </w:p>
    <w:p w14:paraId="5B56DA15" w14:textId="77777777" w:rsidR="00DC1672" w:rsidRDefault="00DC1672" w:rsidP="00DC1672"/>
    <w:p w14:paraId="2DF9440D" w14:textId="77777777" w:rsidR="00DC1672" w:rsidRDefault="00DC1672" w:rsidP="00DC1672">
      <w:r>
        <w:t>LTI (Learning Tools Interoperability)</w:t>
      </w:r>
    </w:p>
    <w:p w14:paraId="4EB47A31" w14:textId="77777777" w:rsidR="00DC1672" w:rsidRDefault="00DC1672" w:rsidP="00DC1672">
      <w:r>
        <w:t>A standard that enables external tools and applications to integrate with the LMS.</w:t>
      </w:r>
    </w:p>
    <w:p w14:paraId="7CC090F9" w14:textId="77777777" w:rsidR="00DC1672" w:rsidRDefault="00DC1672" w:rsidP="00DC1672"/>
    <w:p w14:paraId="0286A53C" w14:textId="77777777" w:rsidR="00DC1672" w:rsidRDefault="00DC1672" w:rsidP="25B05981">
      <w:pPr>
        <w:keepNext/>
      </w:pPr>
      <w:r>
        <w:lastRenderedPageBreak/>
        <w:t>Manual Evaluation</w:t>
      </w:r>
    </w:p>
    <w:p w14:paraId="027D9D2E" w14:textId="77777777" w:rsidR="00DC1672" w:rsidRDefault="00DC1672" w:rsidP="00DC1672">
      <w:r>
        <w:t>Accessibility testing performed by a human reviewer using methods such as keyboard navigation, screen readers, and usability checks.</w:t>
      </w:r>
    </w:p>
    <w:p w14:paraId="2803B1E6" w14:textId="77777777" w:rsidR="00DC1672" w:rsidRDefault="00DC1672" w:rsidP="00DC1672"/>
    <w:p w14:paraId="30CC9A45" w14:textId="77777777" w:rsidR="00DC1672" w:rsidRDefault="00DC1672" w:rsidP="00DC1672">
      <w:r>
        <w:t>MEA (Master Enabling Agreement)</w:t>
      </w:r>
    </w:p>
    <w:p w14:paraId="34471379" w14:textId="77777777" w:rsidR="00DC1672" w:rsidRDefault="00DC1672" w:rsidP="00DC1672">
      <w:r>
        <w:t>A CSU Chancellor’s Office agreement that campuses can use for systemwide procurement.</w:t>
      </w:r>
    </w:p>
    <w:p w14:paraId="25C2CA99" w14:textId="77777777" w:rsidR="00DC1672" w:rsidRDefault="00DC1672" w:rsidP="00DC1672"/>
    <w:p w14:paraId="3CE3078E" w14:textId="77777777" w:rsidR="00DC1672" w:rsidRDefault="00DC1672" w:rsidP="00DC1672">
      <w:r>
        <w:t>Procurement Card (P-Card / Pro-card)</w:t>
      </w:r>
    </w:p>
    <w:p w14:paraId="6CA5A05C" w14:textId="77777777" w:rsidR="00DC1672" w:rsidRDefault="00DC1672" w:rsidP="00DC1672">
      <w:r>
        <w:t>A campus-issued credit card used for decentralized purchasing.</w:t>
      </w:r>
    </w:p>
    <w:p w14:paraId="2905D818" w14:textId="77777777" w:rsidR="00DC1672" w:rsidRDefault="00DC1672" w:rsidP="00DC1672"/>
    <w:p w14:paraId="603FCF22" w14:textId="77777777" w:rsidR="00DC1672" w:rsidRDefault="00DC1672" w:rsidP="00DC1672">
      <w:r>
        <w:t>Remediation</w:t>
      </w:r>
    </w:p>
    <w:p w14:paraId="0AFA30F5" w14:textId="77777777" w:rsidR="00DC1672" w:rsidRDefault="00DC1672" w:rsidP="00DC1672">
      <w:r>
        <w:t>The process of correcting accessibility barriers in digital content or technology.</w:t>
      </w:r>
    </w:p>
    <w:p w14:paraId="3B34E62B" w14:textId="77777777" w:rsidR="00DC1672" w:rsidRDefault="00DC1672" w:rsidP="00DC1672"/>
    <w:p w14:paraId="776EDE2D" w14:textId="77777777" w:rsidR="00DC1672" w:rsidRDefault="00DC1672" w:rsidP="00DC1672">
      <w:r>
        <w:t>Section 508</w:t>
      </w:r>
    </w:p>
    <w:p w14:paraId="734E6D64" w14:textId="77777777" w:rsidR="00DC1672" w:rsidRDefault="00DC1672" w:rsidP="00DC1672">
      <w:r>
        <w:t>Federal accessibility requirements governing ICT, commonly used as a compliance benchmark in higher education.</w:t>
      </w:r>
    </w:p>
    <w:p w14:paraId="22C777B6" w14:textId="77777777" w:rsidR="00DC1672" w:rsidRDefault="00DC1672" w:rsidP="00DC1672"/>
    <w:p w14:paraId="594847A0" w14:textId="77777777" w:rsidR="00DC1672" w:rsidRDefault="00DC1672" w:rsidP="00DC1672">
      <w:r>
        <w:t>TAAP (Temporary Alternate Access Plan)</w:t>
      </w:r>
    </w:p>
    <w:p w14:paraId="44F09C0B" w14:textId="77777777" w:rsidR="00DC1672" w:rsidRDefault="00DC1672" w:rsidP="00DC1672">
      <w:r>
        <w:t>A documented plan describing how access will be provided when a product has known accessibility barriers.</w:t>
      </w:r>
    </w:p>
    <w:p w14:paraId="5D9F2072" w14:textId="77777777" w:rsidR="00DC1672" w:rsidRDefault="00DC1672" w:rsidP="00DC1672"/>
    <w:p w14:paraId="3CAC9612" w14:textId="77777777" w:rsidR="00DC1672" w:rsidRDefault="00DC1672" w:rsidP="00DC1672">
      <w:r>
        <w:t>VPAT (Voluntary Product Accessibility Template)</w:t>
      </w:r>
    </w:p>
    <w:p w14:paraId="44061684" w14:textId="77777777" w:rsidR="00DC1672" w:rsidRDefault="00DC1672" w:rsidP="00DC1672">
      <w:r>
        <w:t>The standard template vendors use to report accessibility conformance, resulting in an ACR when completed.</w:t>
      </w:r>
    </w:p>
    <w:p w14:paraId="389AA7F6" w14:textId="77777777" w:rsidR="00DC1672" w:rsidRDefault="00DC1672" w:rsidP="00DC1672"/>
    <w:p w14:paraId="202A5253" w14:textId="77777777" w:rsidR="00DC1672" w:rsidRDefault="00DC1672" w:rsidP="00DC1672">
      <w:r>
        <w:t>WCAG (Web Content Accessibility Guidelines)</w:t>
      </w:r>
    </w:p>
    <w:p w14:paraId="12A4F859" w14:textId="77777777" w:rsidR="00DC1672" w:rsidRDefault="00DC1672" w:rsidP="00DC1672">
      <w:r>
        <w:t>International standards for digital accessibility.</w:t>
      </w:r>
    </w:p>
    <w:p w14:paraId="5DD818AA" w14:textId="77777777" w:rsidR="00DC1672" w:rsidRDefault="00DC1672" w:rsidP="00DC1672"/>
    <w:p w14:paraId="463723A6" w14:textId="77777777" w:rsidR="00DC1672" w:rsidRDefault="00DC1672" w:rsidP="00DC1672">
      <w:r>
        <w:t>WCAG 2.1 AA</w:t>
      </w:r>
    </w:p>
    <w:p w14:paraId="52C3719C" w14:textId="1DD66D7B" w:rsidR="00DC1672" w:rsidRDefault="00DC1672" w:rsidP="00DC1672">
      <w:r>
        <w:t>The</w:t>
      </w:r>
      <w:r w:rsidR="3EF0AC41">
        <w:t xml:space="preserve"> current</w:t>
      </w:r>
      <w:r>
        <w:t xml:space="preserve"> commonly required level of WCAG conformance for CSU digital accessibility.</w:t>
      </w:r>
    </w:p>
    <w:sectPr w:rsidR="00DC1672" w:rsidSect="00EE5784">
      <w:headerReference w:type="default" r:id="rId30"/>
      <w:footerReference w:type="default" r:id="rId3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ark Mintz" w:date="2026-02-24T10:02:00Z" w:initials="MM">
    <w:p w14:paraId="71C71FBC" w14:textId="77777777" w:rsidR="00620C1C" w:rsidRDefault="00620C1C" w:rsidP="00620C1C">
      <w:pPr>
        <w:pStyle w:val="CommentText"/>
      </w:pPr>
      <w:r>
        <w:rPr>
          <w:rStyle w:val="CommentReference"/>
        </w:rPr>
        <w:annotationRef/>
      </w:r>
      <w:r>
        <w:t>Do they need to know the evaluation process? Or just that evaluation is done and they are responsible for making their content accessible?</w:t>
      </w:r>
    </w:p>
  </w:comment>
  <w:comment w:id="18" w:author="Mark Mintz" w:date="2026-02-18T12:44:00Z" w:initials="MM">
    <w:p w14:paraId="7A607A0F" w14:textId="14DDEA98" w:rsidR="00287781" w:rsidRDefault="00287781" w:rsidP="00287781">
      <w:pPr>
        <w:pStyle w:val="CommentText"/>
      </w:pPr>
      <w:r>
        <w:rPr>
          <w:rStyle w:val="CommentReference"/>
        </w:rPr>
        <w:annotationRef/>
      </w:r>
      <w:r>
        <w:t>Same?</w:t>
      </w:r>
    </w:p>
  </w:comment>
  <w:comment w:id="19" w:author="Mark Mintz" w:date="2026-02-19T12:23:00Z" w:initials="MM">
    <w:p w14:paraId="761284BD" w14:textId="77777777" w:rsidR="00B552B9" w:rsidRDefault="00B552B9" w:rsidP="00B552B9">
      <w:pPr>
        <w:pStyle w:val="CommentText"/>
      </w:pPr>
      <w:r>
        <w:rPr>
          <w:rStyle w:val="CommentReference"/>
        </w:rPr>
        <w:annotationRef/>
      </w:r>
      <w:r>
        <w:t>delete</w:t>
      </w:r>
    </w:p>
  </w:comment>
  <w:comment w:id="40" w:author="Tipton, Kate" w:date="2026-04-10T15:26:00Z" w:initials="TK">
    <w:p w14:paraId="0A0A9AE3" w14:textId="77777777" w:rsidR="00BB2902" w:rsidRDefault="00BB2902">
      <w:pPr>
        <w:pStyle w:val="CommentText"/>
      </w:pPr>
      <w:r>
        <w:rPr>
          <w:rStyle w:val="CommentReference"/>
        </w:rPr>
        <w:annotationRef/>
      </w:r>
      <w:r w:rsidRPr="66DB135A">
        <w:t>Isn't this just defining "ad hoc"?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71FBC" w15:done="0"/>
  <w15:commentEx w15:paraId="7A607A0F" w15:done="0"/>
  <w15:commentEx w15:paraId="761284BD" w15:done="0"/>
  <w15:commentEx w15:paraId="0A0A9AE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BFEE9" w16cex:dateUtc="2026-02-24T18:02:00Z"/>
  <w16cex:commentExtensible w16cex:durableId="1C39F440" w16cex:dateUtc="2026-02-18T20:44:00Z"/>
  <w16cex:commentExtensible w16cex:durableId="36EFEEBF" w16cex:dateUtc="2026-02-19T20:23:00Z"/>
  <w16cex:commentExtensible w16cex:durableId="1B90061A" w16cex:dateUtc="2026-04-10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71FBC" w16cid:durableId="6A3BFEE9"/>
  <w16cid:commentId w16cid:paraId="7A607A0F" w16cid:durableId="1C39F440"/>
  <w16cid:commentId w16cid:paraId="761284BD" w16cid:durableId="36EFEEBF"/>
  <w16cid:commentId w16cid:paraId="0A0A9AE3" w16cid:durableId="1B9006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3299" w14:textId="77777777" w:rsidR="006E79F4" w:rsidRDefault="006E79F4" w:rsidP="00FE53CF">
      <w:r>
        <w:separator/>
      </w:r>
    </w:p>
  </w:endnote>
  <w:endnote w:type="continuationSeparator" w:id="0">
    <w:p w14:paraId="7AABCC18" w14:textId="77777777" w:rsidR="006E79F4" w:rsidRDefault="006E79F4" w:rsidP="00FE5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2114817"/>
      <w:docPartObj>
        <w:docPartGallery w:val="Page Numbers (Bottom of Page)"/>
        <w:docPartUnique/>
      </w:docPartObj>
    </w:sdtPr>
    <w:sdtContent>
      <w:p w14:paraId="279431C6" w14:textId="51138192" w:rsidR="00FE53CF" w:rsidRDefault="00FE53CF"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44EBD2" w14:textId="77777777" w:rsidR="00FE53CF" w:rsidRDefault="00FE53CF" w:rsidP="00FE53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760051"/>
      <w:docPartObj>
        <w:docPartGallery w:val="Page Numbers (Bottom of Page)"/>
        <w:docPartUnique/>
      </w:docPartObj>
    </w:sdtPr>
    <w:sdtContent>
      <w:p w14:paraId="0814C11A" w14:textId="205FC4A1" w:rsidR="00FE53CF" w:rsidRDefault="00FE53CF"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90C437" w14:textId="4DA31A92" w:rsidR="00AC7C88" w:rsidRDefault="00AC7C88" w:rsidP="00AC7C88">
    <w:pPr>
      <w:pStyle w:val="Footer"/>
      <w:ind w:right="360"/>
    </w:pPr>
    <w:r>
      <w:t>Capability Maturity Model Companion information</w:t>
    </w:r>
  </w:p>
  <w:p w14:paraId="03D167E6" w14:textId="0564B18A" w:rsidR="002F6E95" w:rsidRDefault="002F6E95" w:rsidP="00AC7C8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7934045"/>
      <w:docPartObj>
        <w:docPartGallery w:val="Page Numbers (Bottom of Page)"/>
        <w:docPartUnique/>
      </w:docPartObj>
    </w:sdtPr>
    <w:sdtContent>
      <w:p w14:paraId="3D6D3954" w14:textId="2141BD6C" w:rsidR="002F6E95" w:rsidRDefault="002F6E95"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3D2F19" w14:textId="77777777" w:rsidR="002F6E95" w:rsidRDefault="002F6E95" w:rsidP="00AC7C88">
    <w:pPr>
      <w:pStyle w:val="Footer"/>
      <w:ind w:right="360"/>
    </w:pPr>
    <w:r>
      <w:t>Capability Maturity Model Companion information</w:t>
    </w:r>
  </w:p>
  <w:p w14:paraId="204494EC" w14:textId="74CD1A88" w:rsidR="002F6E95" w:rsidRDefault="002F6E95" w:rsidP="007F5FDD">
    <w:pPr>
      <w:pStyle w:val="Footer"/>
      <w:tabs>
        <w:tab w:val="clear" w:pos="9360"/>
        <w:tab w:val="right" w:pos="10440"/>
      </w:tabs>
      <w:ind w:right="360"/>
    </w:pPr>
    <w:hyperlink w:anchor="_Web_Success_indicators" w:history="1">
      <w:r w:rsidRPr="002F6E95">
        <w:rPr>
          <w:rStyle w:val="Hyperlink"/>
        </w:rPr>
        <w:t>Web</w:t>
      </w:r>
    </w:hyperlink>
    <w:r>
      <w:tab/>
    </w:r>
    <w:r>
      <w:tab/>
    </w:r>
    <w:hyperlink w:anchor="_Table_of_Contents" w:history="1">
      <w:r w:rsidRPr="002F6E95">
        <w:rPr>
          <w:rStyle w:val="Hyperlink"/>
        </w:rPr>
        <w:t>Contents</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9223093"/>
      <w:docPartObj>
        <w:docPartGallery w:val="Page Numbers (Bottom of Page)"/>
        <w:docPartUnique/>
      </w:docPartObj>
    </w:sdtPr>
    <w:sdtContent>
      <w:p w14:paraId="39D695DD" w14:textId="77777777" w:rsidR="009C0E74" w:rsidRDefault="009C0E74"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401F91" w14:textId="77777777" w:rsidR="009C0E74" w:rsidRDefault="009C0E74" w:rsidP="005C0D8C">
    <w:pPr>
      <w:pStyle w:val="Footer"/>
      <w:ind w:right="720"/>
    </w:pPr>
    <w:r>
      <w:t>Capability Maturity Model Companion information</w:t>
    </w:r>
  </w:p>
  <w:p w14:paraId="4F07E72D" w14:textId="31BBCFCA" w:rsidR="009C0E74" w:rsidRDefault="00B559FC" w:rsidP="005C0D8C">
    <w:pPr>
      <w:pStyle w:val="Footer"/>
      <w:tabs>
        <w:tab w:val="clear" w:pos="9360"/>
        <w:tab w:val="right" w:pos="10440"/>
      </w:tabs>
      <w:ind w:right="360"/>
    </w:pPr>
    <w:hyperlink w:anchor="_Instructional_Materials_Success" w:history="1">
      <w:r w:rsidRPr="00B559FC">
        <w:rPr>
          <w:rStyle w:val="Hyperlink"/>
        </w:rPr>
        <w:t>Instructional Materials</w:t>
      </w:r>
    </w:hyperlink>
    <w:r w:rsidR="009C0E74">
      <w:tab/>
    </w:r>
    <w:r w:rsidR="009C0E74">
      <w:tab/>
    </w:r>
    <w:hyperlink w:anchor="_Table_of_Contents" w:history="1">
      <w:r w:rsidR="009C0E74" w:rsidRPr="002F6E95">
        <w:rPr>
          <w:rStyle w:val="Hyperlink"/>
        </w:rPr>
        <w:t>Contents</w:t>
      </w:r>
    </w:hyperlink>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2280630"/>
      <w:docPartObj>
        <w:docPartGallery w:val="Page Numbers (Bottom of Page)"/>
        <w:docPartUnique/>
      </w:docPartObj>
    </w:sdtPr>
    <w:sdtContent>
      <w:p w14:paraId="3B164776" w14:textId="77777777" w:rsidR="00447942" w:rsidRDefault="00447942"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C04B16" w14:textId="77777777" w:rsidR="00447942" w:rsidRDefault="00447942" w:rsidP="00AC7C88">
    <w:pPr>
      <w:pStyle w:val="Footer"/>
      <w:ind w:right="360"/>
    </w:pPr>
    <w:r>
      <w:t>Capability Maturity Model Companion information</w:t>
    </w:r>
  </w:p>
  <w:p w14:paraId="4C0D874C" w14:textId="77777777" w:rsidR="00447942" w:rsidRDefault="00447942" w:rsidP="00AC7C88">
    <w:pPr>
      <w:pStyle w:val="Footer"/>
      <w:ind w:right="360"/>
    </w:pPr>
    <w:hyperlink w:anchor="_Procurement_Success_Indicators" w:history="1">
      <w:r w:rsidRPr="00B559FC">
        <w:rPr>
          <w:rStyle w:val="Hyperlink"/>
        </w:rPr>
        <w:t>Procurement</w:t>
      </w:r>
    </w:hyperlink>
    <w:r>
      <w:tab/>
    </w:r>
    <w:r>
      <w:tab/>
    </w:r>
    <w:hyperlink w:anchor="_Table_of_Contents" w:history="1">
      <w:r w:rsidRPr="002F6E95">
        <w:rPr>
          <w:rStyle w:val="Hyperlink"/>
        </w:rPr>
        <w:t>Contents</w:t>
      </w:r>
    </w:hyperlink>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6227552"/>
      <w:docPartObj>
        <w:docPartGallery w:val="Page Numbers (Bottom of Page)"/>
        <w:docPartUnique/>
      </w:docPartObj>
    </w:sdtPr>
    <w:sdtContent>
      <w:p w14:paraId="7A3B3ED0" w14:textId="77777777" w:rsidR="00447942" w:rsidRDefault="00447942"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DE5B908" w14:textId="77777777" w:rsidR="00447942" w:rsidRDefault="00447942" w:rsidP="00AC7C88">
    <w:pPr>
      <w:pStyle w:val="Footer"/>
      <w:ind w:right="360"/>
    </w:pPr>
    <w:r>
      <w:t>Capability Maturity Model Companion information</w:t>
    </w:r>
  </w:p>
  <w:p w14:paraId="00F85156" w14:textId="77777777" w:rsidR="00447942" w:rsidRDefault="00447942" w:rsidP="00AC7C88">
    <w:pPr>
      <w:pStyle w:val="Footer"/>
      <w:ind w:right="360"/>
    </w:pPr>
    <w:hyperlink w:anchor="_Procurement_Success_Indicators" w:history="1">
      <w:r w:rsidRPr="00B559FC">
        <w:rPr>
          <w:rStyle w:val="Hyperlink"/>
        </w:rPr>
        <w:t>Procurement</w:t>
      </w:r>
    </w:hyperlink>
    <w:r>
      <w:tab/>
    </w:r>
    <w:r>
      <w:tab/>
    </w:r>
    <w:hyperlink w:anchor="_Table_of_Contents" w:history="1">
      <w:r w:rsidRPr="002F6E95">
        <w:rPr>
          <w:rStyle w:val="Hyperlink"/>
        </w:rPr>
        <w:t>Contents</w:t>
      </w:r>
    </w:hyperlink>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1284487"/>
      <w:docPartObj>
        <w:docPartGallery w:val="Page Numbers (Bottom of Page)"/>
        <w:docPartUnique/>
      </w:docPartObj>
    </w:sdtPr>
    <w:sdtContent>
      <w:p w14:paraId="1C65B580" w14:textId="77777777" w:rsidR="009055BC" w:rsidRDefault="009055BC"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F0B0D7" w14:textId="77777777" w:rsidR="009055BC" w:rsidRDefault="009055BC" w:rsidP="00AC7C88">
    <w:pPr>
      <w:pStyle w:val="Footer"/>
      <w:ind w:right="360"/>
    </w:pPr>
    <w:r>
      <w:t>Capability Maturity Model Companion information</w:t>
    </w:r>
  </w:p>
  <w:p w14:paraId="20BCEA92" w14:textId="51A7EB78" w:rsidR="009055BC" w:rsidRDefault="009055BC" w:rsidP="00AC7C88">
    <w:pPr>
      <w:pStyle w:val="Footer"/>
      <w:ind w:right="360"/>
    </w:pPr>
    <w:hyperlink w:anchor="_Communication_&amp;_Training" w:history="1">
      <w:r w:rsidRPr="009055BC">
        <w:rPr>
          <w:rStyle w:val="Hyperlink"/>
        </w:rPr>
        <w:t>Communication &amp; Training</w:t>
      </w:r>
    </w:hyperlink>
    <w:r>
      <w:tab/>
    </w:r>
    <w:r>
      <w:tab/>
    </w:r>
    <w:hyperlink w:anchor="_Table_of_Contents" w:history="1">
      <w:r w:rsidRPr="002F6E95">
        <w:rPr>
          <w:rStyle w:val="Hyperlink"/>
        </w:rPr>
        <w:t>Contents</w:t>
      </w:r>
    </w:hyperlink>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0949372"/>
      <w:docPartObj>
        <w:docPartGallery w:val="Page Numbers (Bottom of Page)"/>
        <w:docPartUnique/>
      </w:docPartObj>
    </w:sdtPr>
    <w:sdtContent>
      <w:p w14:paraId="3F34B957" w14:textId="77777777" w:rsidR="00E62FEA" w:rsidRDefault="00E62FEA" w:rsidP="00846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B7245B" w14:textId="77777777" w:rsidR="00E62FEA" w:rsidRDefault="00E62FEA" w:rsidP="00AC7C88">
    <w:pPr>
      <w:pStyle w:val="Footer"/>
      <w:ind w:right="360"/>
    </w:pPr>
    <w:r>
      <w:t>Capability Maturity Model Companion information</w:t>
    </w:r>
  </w:p>
  <w:p w14:paraId="60FAAA85" w14:textId="40759354" w:rsidR="00E62FEA" w:rsidRDefault="00E62FEA" w:rsidP="00AC7C88">
    <w:pPr>
      <w:pStyle w:val="Footer"/>
      <w:ind w:right="360"/>
    </w:pPr>
    <w:hyperlink w:anchor="_Governance,_Planning,_and" w:history="1">
      <w:r w:rsidRPr="00E62FEA">
        <w:rPr>
          <w:rStyle w:val="Hyperlink"/>
        </w:rPr>
        <w:t>Governance, Planning, and Policies</w:t>
      </w:r>
    </w:hyperlink>
    <w:r>
      <w:tab/>
    </w:r>
    <w:r>
      <w:tab/>
    </w:r>
    <w:hyperlink w:anchor="_Table_of_Contents" w:history="1">
      <w:r w:rsidRPr="002F6E95">
        <w:rPr>
          <w:rStyle w:val="Hyperlink"/>
        </w:rPr>
        <w:t>Contents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1428" w14:textId="77777777" w:rsidR="006E79F4" w:rsidRDefault="006E79F4" w:rsidP="00FE53CF">
      <w:r>
        <w:separator/>
      </w:r>
    </w:p>
  </w:footnote>
  <w:footnote w:type="continuationSeparator" w:id="0">
    <w:p w14:paraId="5BF6437E" w14:textId="77777777" w:rsidR="006E79F4" w:rsidRDefault="006E79F4" w:rsidP="00FE5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314F0F7A" w14:textId="77777777" w:rsidTr="617E18A4">
      <w:trPr>
        <w:trHeight w:val="300"/>
      </w:trPr>
      <w:tc>
        <w:tcPr>
          <w:tcW w:w="3600" w:type="dxa"/>
        </w:tcPr>
        <w:p w14:paraId="5B62A44B" w14:textId="1E05B5D8" w:rsidR="617E18A4" w:rsidRDefault="617E18A4" w:rsidP="617E18A4">
          <w:pPr>
            <w:pStyle w:val="Header"/>
            <w:ind w:left="-115"/>
          </w:pPr>
        </w:p>
      </w:tc>
      <w:tc>
        <w:tcPr>
          <w:tcW w:w="3600" w:type="dxa"/>
        </w:tcPr>
        <w:p w14:paraId="5A2D8603" w14:textId="2597FE85" w:rsidR="617E18A4" w:rsidRDefault="617E18A4" w:rsidP="617E18A4">
          <w:pPr>
            <w:pStyle w:val="Header"/>
            <w:jc w:val="center"/>
          </w:pPr>
        </w:p>
      </w:tc>
      <w:tc>
        <w:tcPr>
          <w:tcW w:w="3600" w:type="dxa"/>
        </w:tcPr>
        <w:p w14:paraId="2A5F376A" w14:textId="73A5830C" w:rsidR="617E18A4" w:rsidRDefault="617E18A4" w:rsidP="617E18A4">
          <w:pPr>
            <w:pStyle w:val="Header"/>
            <w:ind w:right="-115"/>
            <w:jc w:val="right"/>
          </w:pPr>
        </w:p>
      </w:tc>
    </w:tr>
  </w:tbl>
  <w:p w14:paraId="3F933999" w14:textId="6AE3BDDC" w:rsidR="617E18A4" w:rsidRDefault="617E18A4" w:rsidP="617E1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5323520C" w14:textId="77777777" w:rsidTr="617E18A4">
      <w:trPr>
        <w:trHeight w:val="300"/>
      </w:trPr>
      <w:tc>
        <w:tcPr>
          <w:tcW w:w="4800" w:type="dxa"/>
        </w:tcPr>
        <w:p w14:paraId="1848DFA0" w14:textId="57AEEF1D" w:rsidR="617E18A4" w:rsidRDefault="617E18A4" w:rsidP="617E18A4">
          <w:pPr>
            <w:pStyle w:val="Header"/>
            <w:ind w:left="-115"/>
          </w:pPr>
        </w:p>
      </w:tc>
      <w:tc>
        <w:tcPr>
          <w:tcW w:w="4800" w:type="dxa"/>
        </w:tcPr>
        <w:p w14:paraId="6A48EAC9" w14:textId="07F3850A" w:rsidR="617E18A4" w:rsidRDefault="617E18A4" w:rsidP="617E18A4">
          <w:pPr>
            <w:pStyle w:val="Header"/>
            <w:jc w:val="center"/>
          </w:pPr>
        </w:p>
      </w:tc>
      <w:tc>
        <w:tcPr>
          <w:tcW w:w="4800" w:type="dxa"/>
        </w:tcPr>
        <w:p w14:paraId="06AC3638" w14:textId="2B93D02F" w:rsidR="617E18A4" w:rsidRDefault="617E18A4" w:rsidP="617E18A4">
          <w:pPr>
            <w:pStyle w:val="Header"/>
            <w:ind w:right="-115"/>
            <w:jc w:val="right"/>
          </w:pPr>
        </w:p>
      </w:tc>
    </w:tr>
  </w:tbl>
  <w:p w14:paraId="72E89284" w14:textId="7E76D257" w:rsidR="617E18A4" w:rsidRDefault="617E18A4" w:rsidP="617E18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758E1B54" w14:textId="77777777" w:rsidTr="617E18A4">
      <w:trPr>
        <w:trHeight w:val="300"/>
      </w:trPr>
      <w:tc>
        <w:tcPr>
          <w:tcW w:w="3600" w:type="dxa"/>
        </w:tcPr>
        <w:p w14:paraId="4E6B52B4" w14:textId="711FAB4F" w:rsidR="617E18A4" w:rsidRDefault="617E18A4" w:rsidP="617E18A4">
          <w:pPr>
            <w:pStyle w:val="Header"/>
            <w:ind w:left="-115"/>
          </w:pPr>
        </w:p>
      </w:tc>
      <w:tc>
        <w:tcPr>
          <w:tcW w:w="3600" w:type="dxa"/>
        </w:tcPr>
        <w:p w14:paraId="5679B07B" w14:textId="04C7AC6F" w:rsidR="617E18A4" w:rsidRDefault="617E18A4" w:rsidP="617E18A4">
          <w:pPr>
            <w:pStyle w:val="Header"/>
            <w:jc w:val="center"/>
          </w:pPr>
        </w:p>
      </w:tc>
      <w:tc>
        <w:tcPr>
          <w:tcW w:w="3600" w:type="dxa"/>
        </w:tcPr>
        <w:p w14:paraId="082D8E80" w14:textId="17E94938" w:rsidR="617E18A4" w:rsidRDefault="617E18A4" w:rsidP="617E18A4">
          <w:pPr>
            <w:pStyle w:val="Header"/>
            <w:ind w:right="-115"/>
            <w:jc w:val="right"/>
          </w:pPr>
        </w:p>
      </w:tc>
    </w:tr>
  </w:tbl>
  <w:p w14:paraId="59C4F980" w14:textId="0C3DF0B9" w:rsidR="617E18A4" w:rsidRDefault="617E18A4" w:rsidP="617E18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6289EB83" w14:textId="77777777" w:rsidTr="617E18A4">
      <w:trPr>
        <w:trHeight w:val="300"/>
      </w:trPr>
      <w:tc>
        <w:tcPr>
          <w:tcW w:w="3600" w:type="dxa"/>
        </w:tcPr>
        <w:p w14:paraId="0D9933CC" w14:textId="143E56D4" w:rsidR="617E18A4" w:rsidRDefault="617E18A4" w:rsidP="617E18A4">
          <w:pPr>
            <w:pStyle w:val="Header"/>
            <w:ind w:left="-115"/>
          </w:pPr>
        </w:p>
      </w:tc>
      <w:tc>
        <w:tcPr>
          <w:tcW w:w="3600" w:type="dxa"/>
        </w:tcPr>
        <w:p w14:paraId="14B8F7A6" w14:textId="00878C81" w:rsidR="617E18A4" w:rsidRDefault="617E18A4" w:rsidP="617E18A4">
          <w:pPr>
            <w:pStyle w:val="Header"/>
            <w:jc w:val="center"/>
          </w:pPr>
        </w:p>
      </w:tc>
      <w:tc>
        <w:tcPr>
          <w:tcW w:w="3600" w:type="dxa"/>
        </w:tcPr>
        <w:p w14:paraId="68AEF2E4" w14:textId="47AE397B" w:rsidR="617E18A4" w:rsidRDefault="617E18A4" w:rsidP="617E18A4">
          <w:pPr>
            <w:pStyle w:val="Header"/>
            <w:ind w:right="-115"/>
            <w:jc w:val="right"/>
          </w:pPr>
        </w:p>
      </w:tc>
    </w:tr>
  </w:tbl>
  <w:p w14:paraId="7F9CD6C6" w14:textId="483E3383" w:rsidR="617E18A4" w:rsidRDefault="617E18A4" w:rsidP="617E18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1BD3BC17" w14:textId="77777777" w:rsidTr="617E18A4">
      <w:trPr>
        <w:trHeight w:val="300"/>
      </w:trPr>
      <w:tc>
        <w:tcPr>
          <w:tcW w:w="3600" w:type="dxa"/>
        </w:tcPr>
        <w:p w14:paraId="56027A19" w14:textId="73E64F74" w:rsidR="617E18A4" w:rsidRDefault="617E18A4" w:rsidP="617E18A4">
          <w:pPr>
            <w:pStyle w:val="Header"/>
            <w:ind w:left="-115"/>
          </w:pPr>
        </w:p>
      </w:tc>
      <w:tc>
        <w:tcPr>
          <w:tcW w:w="3600" w:type="dxa"/>
        </w:tcPr>
        <w:p w14:paraId="1C33800B" w14:textId="54A8127A" w:rsidR="617E18A4" w:rsidRDefault="617E18A4" w:rsidP="617E18A4">
          <w:pPr>
            <w:pStyle w:val="Header"/>
            <w:jc w:val="center"/>
          </w:pPr>
        </w:p>
      </w:tc>
      <w:tc>
        <w:tcPr>
          <w:tcW w:w="3600" w:type="dxa"/>
        </w:tcPr>
        <w:p w14:paraId="34F817C8" w14:textId="0813B210" w:rsidR="617E18A4" w:rsidRDefault="617E18A4" w:rsidP="617E18A4">
          <w:pPr>
            <w:pStyle w:val="Header"/>
            <w:ind w:right="-115"/>
            <w:jc w:val="right"/>
          </w:pPr>
        </w:p>
      </w:tc>
    </w:tr>
  </w:tbl>
  <w:p w14:paraId="54714888" w14:textId="26B16B0D" w:rsidR="617E18A4" w:rsidRDefault="617E18A4" w:rsidP="617E18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48470C97" w14:textId="77777777" w:rsidTr="617E18A4">
      <w:trPr>
        <w:trHeight w:val="300"/>
      </w:trPr>
      <w:tc>
        <w:tcPr>
          <w:tcW w:w="3600" w:type="dxa"/>
        </w:tcPr>
        <w:p w14:paraId="51F8CAE9" w14:textId="4809E97D" w:rsidR="617E18A4" w:rsidRDefault="617E18A4" w:rsidP="617E18A4">
          <w:pPr>
            <w:pStyle w:val="Header"/>
            <w:ind w:left="-115"/>
          </w:pPr>
        </w:p>
      </w:tc>
      <w:tc>
        <w:tcPr>
          <w:tcW w:w="3600" w:type="dxa"/>
        </w:tcPr>
        <w:p w14:paraId="6696FE4A" w14:textId="5E324B76" w:rsidR="617E18A4" w:rsidRDefault="617E18A4" w:rsidP="617E18A4">
          <w:pPr>
            <w:pStyle w:val="Header"/>
            <w:jc w:val="center"/>
          </w:pPr>
        </w:p>
      </w:tc>
      <w:tc>
        <w:tcPr>
          <w:tcW w:w="3600" w:type="dxa"/>
        </w:tcPr>
        <w:p w14:paraId="2A846726" w14:textId="6E678B47" w:rsidR="617E18A4" w:rsidRDefault="617E18A4" w:rsidP="617E18A4">
          <w:pPr>
            <w:pStyle w:val="Header"/>
            <w:ind w:right="-115"/>
            <w:jc w:val="right"/>
          </w:pPr>
        </w:p>
      </w:tc>
    </w:tr>
  </w:tbl>
  <w:p w14:paraId="3C5990CD" w14:textId="0D228AC0" w:rsidR="617E18A4" w:rsidRDefault="617E18A4" w:rsidP="617E18A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7A5D6FE5" w14:textId="77777777" w:rsidTr="617E18A4">
      <w:trPr>
        <w:trHeight w:val="300"/>
      </w:trPr>
      <w:tc>
        <w:tcPr>
          <w:tcW w:w="3600" w:type="dxa"/>
        </w:tcPr>
        <w:p w14:paraId="1B7C89B3" w14:textId="37E3F42E" w:rsidR="617E18A4" w:rsidRDefault="617E18A4" w:rsidP="617E18A4">
          <w:pPr>
            <w:pStyle w:val="Header"/>
            <w:ind w:left="-115"/>
          </w:pPr>
        </w:p>
      </w:tc>
      <w:tc>
        <w:tcPr>
          <w:tcW w:w="3600" w:type="dxa"/>
        </w:tcPr>
        <w:p w14:paraId="32C30A24" w14:textId="6A7FCF6B" w:rsidR="617E18A4" w:rsidRDefault="617E18A4" w:rsidP="617E18A4">
          <w:pPr>
            <w:pStyle w:val="Header"/>
            <w:jc w:val="center"/>
          </w:pPr>
        </w:p>
      </w:tc>
      <w:tc>
        <w:tcPr>
          <w:tcW w:w="3600" w:type="dxa"/>
        </w:tcPr>
        <w:p w14:paraId="521A9843" w14:textId="2B07B511" w:rsidR="617E18A4" w:rsidRDefault="617E18A4" w:rsidP="617E18A4">
          <w:pPr>
            <w:pStyle w:val="Header"/>
            <w:ind w:right="-115"/>
            <w:jc w:val="right"/>
          </w:pPr>
        </w:p>
      </w:tc>
    </w:tr>
  </w:tbl>
  <w:p w14:paraId="7522895B" w14:textId="011A464D" w:rsidR="617E18A4" w:rsidRDefault="617E18A4" w:rsidP="617E18A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17E18A4" w14:paraId="3F7B8402" w14:textId="77777777" w:rsidTr="617E18A4">
      <w:trPr>
        <w:trHeight w:val="300"/>
      </w:trPr>
      <w:tc>
        <w:tcPr>
          <w:tcW w:w="3600" w:type="dxa"/>
        </w:tcPr>
        <w:p w14:paraId="1D8C34CB" w14:textId="050AD42F" w:rsidR="617E18A4" w:rsidRDefault="617E18A4" w:rsidP="617E18A4">
          <w:pPr>
            <w:pStyle w:val="Header"/>
            <w:ind w:left="-115"/>
          </w:pPr>
        </w:p>
      </w:tc>
      <w:tc>
        <w:tcPr>
          <w:tcW w:w="3600" w:type="dxa"/>
        </w:tcPr>
        <w:p w14:paraId="124B1145" w14:textId="48A37EEA" w:rsidR="617E18A4" w:rsidRDefault="617E18A4" w:rsidP="617E18A4">
          <w:pPr>
            <w:pStyle w:val="Header"/>
            <w:jc w:val="center"/>
          </w:pPr>
        </w:p>
      </w:tc>
      <w:tc>
        <w:tcPr>
          <w:tcW w:w="3600" w:type="dxa"/>
        </w:tcPr>
        <w:p w14:paraId="2AC35AA1" w14:textId="01E65DFE" w:rsidR="617E18A4" w:rsidRDefault="617E18A4" w:rsidP="617E18A4">
          <w:pPr>
            <w:pStyle w:val="Header"/>
            <w:ind w:right="-115"/>
            <w:jc w:val="right"/>
          </w:pPr>
        </w:p>
      </w:tc>
    </w:tr>
  </w:tbl>
  <w:p w14:paraId="6B1D41D9" w14:textId="0D61DCE7" w:rsidR="617E18A4" w:rsidRDefault="617E18A4" w:rsidP="617E1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D282"/>
    <w:multiLevelType w:val="hybridMultilevel"/>
    <w:tmpl w:val="FFFFFFFF"/>
    <w:lvl w:ilvl="0" w:tplc="8938D326">
      <w:start w:val="1"/>
      <w:numFmt w:val="bullet"/>
      <w:lvlText w:val=""/>
      <w:lvlJc w:val="left"/>
      <w:pPr>
        <w:ind w:left="720" w:hanging="360"/>
      </w:pPr>
      <w:rPr>
        <w:rFonts w:ascii="Symbol" w:hAnsi="Symbol" w:hint="default"/>
      </w:rPr>
    </w:lvl>
    <w:lvl w:ilvl="1" w:tplc="FB74302A">
      <w:start w:val="1"/>
      <w:numFmt w:val="bullet"/>
      <w:lvlText w:val="o"/>
      <w:lvlJc w:val="left"/>
      <w:pPr>
        <w:ind w:left="1440" w:hanging="360"/>
      </w:pPr>
      <w:rPr>
        <w:rFonts w:ascii="Courier New" w:hAnsi="Courier New" w:hint="default"/>
      </w:rPr>
    </w:lvl>
    <w:lvl w:ilvl="2" w:tplc="364C6D0C">
      <w:start w:val="1"/>
      <w:numFmt w:val="bullet"/>
      <w:lvlText w:val=""/>
      <w:lvlJc w:val="left"/>
      <w:pPr>
        <w:ind w:left="2160" w:hanging="360"/>
      </w:pPr>
      <w:rPr>
        <w:rFonts w:ascii="Wingdings" w:hAnsi="Wingdings" w:hint="default"/>
      </w:rPr>
    </w:lvl>
    <w:lvl w:ilvl="3" w:tplc="C04E0952">
      <w:start w:val="1"/>
      <w:numFmt w:val="bullet"/>
      <w:lvlText w:val=""/>
      <w:lvlJc w:val="left"/>
      <w:pPr>
        <w:ind w:left="2880" w:hanging="360"/>
      </w:pPr>
      <w:rPr>
        <w:rFonts w:ascii="Symbol" w:hAnsi="Symbol" w:hint="default"/>
      </w:rPr>
    </w:lvl>
    <w:lvl w:ilvl="4" w:tplc="F27E64C8">
      <w:start w:val="1"/>
      <w:numFmt w:val="bullet"/>
      <w:lvlText w:val="o"/>
      <w:lvlJc w:val="left"/>
      <w:pPr>
        <w:ind w:left="3600" w:hanging="360"/>
      </w:pPr>
      <w:rPr>
        <w:rFonts w:ascii="Courier New" w:hAnsi="Courier New" w:hint="default"/>
      </w:rPr>
    </w:lvl>
    <w:lvl w:ilvl="5" w:tplc="A95CB2AC">
      <w:start w:val="1"/>
      <w:numFmt w:val="bullet"/>
      <w:lvlText w:val=""/>
      <w:lvlJc w:val="left"/>
      <w:pPr>
        <w:ind w:left="4320" w:hanging="360"/>
      </w:pPr>
      <w:rPr>
        <w:rFonts w:ascii="Wingdings" w:hAnsi="Wingdings" w:hint="default"/>
      </w:rPr>
    </w:lvl>
    <w:lvl w:ilvl="6" w:tplc="039008EE">
      <w:start w:val="1"/>
      <w:numFmt w:val="bullet"/>
      <w:lvlText w:val=""/>
      <w:lvlJc w:val="left"/>
      <w:pPr>
        <w:ind w:left="5040" w:hanging="360"/>
      </w:pPr>
      <w:rPr>
        <w:rFonts w:ascii="Symbol" w:hAnsi="Symbol" w:hint="default"/>
      </w:rPr>
    </w:lvl>
    <w:lvl w:ilvl="7" w:tplc="0DE20DF6">
      <w:start w:val="1"/>
      <w:numFmt w:val="bullet"/>
      <w:lvlText w:val="o"/>
      <w:lvlJc w:val="left"/>
      <w:pPr>
        <w:ind w:left="5760" w:hanging="360"/>
      </w:pPr>
      <w:rPr>
        <w:rFonts w:ascii="Courier New" w:hAnsi="Courier New" w:hint="default"/>
      </w:rPr>
    </w:lvl>
    <w:lvl w:ilvl="8" w:tplc="F202FD56">
      <w:start w:val="1"/>
      <w:numFmt w:val="bullet"/>
      <w:lvlText w:val=""/>
      <w:lvlJc w:val="left"/>
      <w:pPr>
        <w:ind w:left="6480" w:hanging="360"/>
      </w:pPr>
      <w:rPr>
        <w:rFonts w:ascii="Wingdings" w:hAnsi="Wingdings" w:hint="default"/>
      </w:rPr>
    </w:lvl>
  </w:abstractNum>
  <w:abstractNum w:abstractNumId="1" w15:restartNumberingAfterBreak="0">
    <w:nsid w:val="01B06C93"/>
    <w:multiLevelType w:val="multilevel"/>
    <w:tmpl w:val="1B0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21107"/>
    <w:multiLevelType w:val="hybridMultilevel"/>
    <w:tmpl w:val="21F65B96"/>
    <w:lvl w:ilvl="0" w:tplc="F3605346">
      <w:start w:val="1"/>
      <w:numFmt w:val="bullet"/>
      <w:lvlText w:val=""/>
      <w:lvlJc w:val="left"/>
      <w:pPr>
        <w:ind w:left="720" w:hanging="360"/>
      </w:pPr>
      <w:rPr>
        <w:rFonts w:ascii="Symbol" w:hAnsi="Symbol" w:hint="default"/>
      </w:rPr>
    </w:lvl>
    <w:lvl w:ilvl="1" w:tplc="3A3683EA">
      <w:start w:val="1"/>
      <w:numFmt w:val="bullet"/>
      <w:lvlText w:val="o"/>
      <w:lvlJc w:val="left"/>
      <w:pPr>
        <w:ind w:left="1440" w:hanging="360"/>
      </w:pPr>
      <w:rPr>
        <w:rFonts w:ascii="Courier New" w:hAnsi="Courier New" w:hint="default"/>
      </w:rPr>
    </w:lvl>
    <w:lvl w:ilvl="2" w:tplc="409AE8DA">
      <w:start w:val="1"/>
      <w:numFmt w:val="bullet"/>
      <w:lvlText w:val=""/>
      <w:lvlJc w:val="left"/>
      <w:pPr>
        <w:ind w:left="2160" w:hanging="360"/>
      </w:pPr>
      <w:rPr>
        <w:rFonts w:ascii="Wingdings" w:hAnsi="Wingdings" w:hint="default"/>
      </w:rPr>
    </w:lvl>
    <w:lvl w:ilvl="3" w:tplc="9168E78C">
      <w:start w:val="1"/>
      <w:numFmt w:val="bullet"/>
      <w:lvlText w:val=""/>
      <w:lvlJc w:val="left"/>
      <w:pPr>
        <w:ind w:left="2880" w:hanging="360"/>
      </w:pPr>
      <w:rPr>
        <w:rFonts w:ascii="Symbol" w:hAnsi="Symbol" w:hint="default"/>
      </w:rPr>
    </w:lvl>
    <w:lvl w:ilvl="4" w:tplc="A2FA01D0">
      <w:start w:val="1"/>
      <w:numFmt w:val="bullet"/>
      <w:lvlText w:val="o"/>
      <w:lvlJc w:val="left"/>
      <w:pPr>
        <w:ind w:left="3600" w:hanging="360"/>
      </w:pPr>
      <w:rPr>
        <w:rFonts w:ascii="Courier New" w:hAnsi="Courier New" w:hint="default"/>
      </w:rPr>
    </w:lvl>
    <w:lvl w:ilvl="5" w:tplc="EA9029EE">
      <w:start w:val="1"/>
      <w:numFmt w:val="bullet"/>
      <w:lvlText w:val=""/>
      <w:lvlJc w:val="left"/>
      <w:pPr>
        <w:ind w:left="4320" w:hanging="360"/>
      </w:pPr>
      <w:rPr>
        <w:rFonts w:ascii="Wingdings" w:hAnsi="Wingdings" w:hint="default"/>
      </w:rPr>
    </w:lvl>
    <w:lvl w:ilvl="6" w:tplc="DA00CAA2">
      <w:start w:val="1"/>
      <w:numFmt w:val="bullet"/>
      <w:lvlText w:val=""/>
      <w:lvlJc w:val="left"/>
      <w:pPr>
        <w:ind w:left="5040" w:hanging="360"/>
      </w:pPr>
      <w:rPr>
        <w:rFonts w:ascii="Symbol" w:hAnsi="Symbol" w:hint="default"/>
      </w:rPr>
    </w:lvl>
    <w:lvl w:ilvl="7" w:tplc="60CCD384">
      <w:start w:val="1"/>
      <w:numFmt w:val="bullet"/>
      <w:lvlText w:val="o"/>
      <w:lvlJc w:val="left"/>
      <w:pPr>
        <w:ind w:left="5760" w:hanging="360"/>
      </w:pPr>
      <w:rPr>
        <w:rFonts w:ascii="Courier New" w:hAnsi="Courier New" w:hint="default"/>
      </w:rPr>
    </w:lvl>
    <w:lvl w:ilvl="8" w:tplc="1F88F0CC">
      <w:start w:val="1"/>
      <w:numFmt w:val="bullet"/>
      <w:lvlText w:val=""/>
      <w:lvlJc w:val="left"/>
      <w:pPr>
        <w:ind w:left="6480" w:hanging="360"/>
      </w:pPr>
      <w:rPr>
        <w:rFonts w:ascii="Wingdings" w:hAnsi="Wingdings" w:hint="default"/>
      </w:rPr>
    </w:lvl>
  </w:abstractNum>
  <w:abstractNum w:abstractNumId="3" w15:restartNumberingAfterBreak="0">
    <w:nsid w:val="02461BEB"/>
    <w:multiLevelType w:val="hybridMultilevel"/>
    <w:tmpl w:val="FFFFFFFF"/>
    <w:lvl w:ilvl="0" w:tplc="6168628A">
      <w:start w:val="1"/>
      <w:numFmt w:val="bullet"/>
      <w:lvlText w:val=""/>
      <w:lvlJc w:val="left"/>
      <w:pPr>
        <w:ind w:left="720" w:hanging="360"/>
      </w:pPr>
      <w:rPr>
        <w:rFonts w:ascii="Symbol" w:hAnsi="Symbol" w:hint="default"/>
      </w:rPr>
    </w:lvl>
    <w:lvl w:ilvl="1" w:tplc="A3EE8A10">
      <w:start w:val="1"/>
      <w:numFmt w:val="bullet"/>
      <w:lvlText w:val="o"/>
      <w:lvlJc w:val="left"/>
      <w:pPr>
        <w:ind w:left="1440" w:hanging="360"/>
      </w:pPr>
      <w:rPr>
        <w:rFonts w:ascii="Courier New" w:hAnsi="Courier New" w:hint="default"/>
      </w:rPr>
    </w:lvl>
    <w:lvl w:ilvl="2" w:tplc="097414F4">
      <w:start w:val="1"/>
      <w:numFmt w:val="bullet"/>
      <w:lvlText w:val=""/>
      <w:lvlJc w:val="left"/>
      <w:pPr>
        <w:ind w:left="2160" w:hanging="360"/>
      </w:pPr>
      <w:rPr>
        <w:rFonts w:ascii="Wingdings" w:hAnsi="Wingdings" w:hint="default"/>
      </w:rPr>
    </w:lvl>
    <w:lvl w:ilvl="3" w:tplc="2482FBD6">
      <w:start w:val="1"/>
      <w:numFmt w:val="bullet"/>
      <w:lvlText w:val=""/>
      <w:lvlJc w:val="left"/>
      <w:pPr>
        <w:ind w:left="2880" w:hanging="360"/>
      </w:pPr>
      <w:rPr>
        <w:rFonts w:ascii="Symbol" w:hAnsi="Symbol" w:hint="default"/>
      </w:rPr>
    </w:lvl>
    <w:lvl w:ilvl="4" w:tplc="E4786F5C">
      <w:start w:val="1"/>
      <w:numFmt w:val="bullet"/>
      <w:lvlText w:val="o"/>
      <w:lvlJc w:val="left"/>
      <w:pPr>
        <w:ind w:left="3600" w:hanging="360"/>
      </w:pPr>
      <w:rPr>
        <w:rFonts w:ascii="Courier New" w:hAnsi="Courier New" w:hint="default"/>
      </w:rPr>
    </w:lvl>
    <w:lvl w:ilvl="5" w:tplc="AE34A74E">
      <w:start w:val="1"/>
      <w:numFmt w:val="bullet"/>
      <w:lvlText w:val=""/>
      <w:lvlJc w:val="left"/>
      <w:pPr>
        <w:ind w:left="4320" w:hanging="360"/>
      </w:pPr>
      <w:rPr>
        <w:rFonts w:ascii="Wingdings" w:hAnsi="Wingdings" w:hint="default"/>
      </w:rPr>
    </w:lvl>
    <w:lvl w:ilvl="6" w:tplc="E08CE178">
      <w:start w:val="1"/>
      <w:numFmt w:val="bullet"/>
      <w:lvlText w:val=""/>
      <w:lvlJc w:val="left"/>
      <w:pPr>
        <w:ind w:left="5040" w:hanging="360"/>
      </w:pPr>
      <w:rPr>
        <w:rFonts w:ascii="Symbol" w:hAnsi="Symbol" w:hint="default"/>
      </w:rPr>
    </w:lvl>
    <w:lvl w:ilvl="7" w:tplc="6B3690D4">
      <w:start w:val="1"/>
      <w:numFmt w:val="bullet"/>
      <w:lvlText w:val="o"/>
      <w:lvlJc w:val="left"/>
      <w:pPr>
        <w:ind w:left="5760" w:hanging="360"/>
      </w:pPr>
      <w:rPr>
        <w:rFonts w:ascii="Courier New" w:hAnsi="Courier New" w:hint="default"/>
      </w:rPr>
    </w:lvl>
    <w:lvl w:ilvl="8" w:tplc="BA2CE34E">
      <w:start w:val="1"/>
      <w:numFmt w:val="bullet"/>
      <w:lvlText w:val=""/>
      <w:lvlJc w:val="left"/>
      <w:pPr>
        <w:ind w:left="6480" w:hanging="360"/>
      </w:pPr>
      <w:rPr>
        <w:rFonts w:ascii="Wingdings" w:hAnsi="Wingdings" w:hint="default"/>
      </w:rPr>
    </w:lvl>
  </w:abstractNum>
  <w:abstractNum w:abstractNumId="4" w15:restartNumberingAfterBreak="0">
    <w:nsid w:val="02BB76E4"/>
    <w:multiLevelType w:val="hybridMultilevel"/>
    <w:tmpl w:val="BFC0E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27BB7"/>
    <w:multiLevelType w:val="hybridMultilevel"/>
    <w:tmpl w:val="FFFFFFFF"/>
    <w:lvl w:ilvl="0" w:tplc="6F741542">
      <w:start w:val="1"/>
      <w:numFmt w:val="bullet"/>
      <w:lvlText w:val=""/>
      <w:lvlJc w:val="left"/>
      <w:pPr>
        <w:ind w:left="720" w:hanging="360"/>
      </w:pPr>
      <w:rPr>
        <w:rFonts w:ascii="Symbol" w:hAnsi="Symbol" w:hint="default"/>
      </w:rPr>
    </w:lvl>
    <w:lvl w:ilvl="1" w:tplc="05469ADA">
      <w:start w:val="1"/>
      <w:numFmt w:val="bullet"/>
      <w:lvlText w:val="o"/>
      <w:lvlJc w:val="left"/>
      <w:pPr>
        <w:ind w:left="1440" w:hanging="360"/>
      </w:pPr>
      <w:rPr>
        <w:rFonts w:ascii="Courier New" w:hAnsi="Courier New" w:hint="default"/>
      </w:rPr>
    </w:lvl>
    <w:lvl w:ilvl="2" w:tplc="09A0AC9E">
      <w:start w:val="1"/>
      <w:numFmt w:val="bullet"/>
      <w:lvlText w:val=""/>
      <w:lvlJc w:val="left"/>
      <w:pPr>
        <w:ind w:left="2160" w:hanging="360"/>
      </w:pPr>
      <w:rPr>
        <w:rFonts w:ascii="Wingdings" w:hAnsi="Wingdings" w:hint="default"/>
      </w:rPr>
    </w:lvl>
    <w:lvl w:ilvl="3" w:tplc="ACFE30AC">
      <w:start w:val="1"/>
      <w:numFmt w:val="bullet"/>
      <w:lvlText w:val=""/>
      <w:lvlJc w:val="left"/>
      <w:pPr>
        <w:ind w:left="2880" w:hanging="360"/>
      </w:pPr>
      <w:rPr>
        <w:rFonts w:ascii="Symbol" w:hAnsi="Symbol" w:hint="default"/>
      </w:rPr>
    </w:lvl>
    <w:lvl w:ilvl="4" w:tplc="B814554E">
      <w:start w:val="1"/>
      <w:numFmt w:val="bullet"/>
      <w:lvlText w:val="o"/>
      <w:lvlJc w:val="left"/>
      <w:pPr>
        <w:ind w:left="3600" w:hanging="360"/>
      </w:pPr>
      <w:rPr>
        <w:rFonts w:ascii="Courier New" w:hAnsi="Courier New" w:hint="default"/>
      </w:rPr>
    </w:lvl>
    <w:lvl w:ilvl="5" w:tplc="EA183034">
      <w:start w:val="1"/>
      <w:numFmt w:val="bullet"/>
      <w:lvlText w:val=""/>
      <w:lvlJc w:val="left"/>
      <w:pPr>
        <w:ind w:left="4320" w:hanging="360"/>
      </w:pPr>
      <w:rPr>
        <w:rFonts w:ascii="Wingdings" w:hAnsi="Wingdings" w:hint="default"/>
      </w:rPr>
    </w:lvl>
    <w:lvl w:ilvl="6" w:tplc="93A82C76">
      <w:start w:val="1"/>
      <w:numFmt w:val="bullet"/>
      <w:lvlText w:val=""/>
      <w:lvlJc w:val="left"/>
      <w:pPr>
        <w:ind w:left="5040" w:hanging="360"/>
      </w:pPr>
      <w:rPr>
        <w:rFonts w:ascii="Symbol" w:hAnsi="Symbol" w:hint="default"/>
      </w:rPr>
    </w:lvl>
    <w:lvl w:ilvl="7" w:tplc="39EED780">
      <w:start w:val="1"/>
      <w:numFmt w:val="bullet"/>
      <w:lvlText w:val="o"/>
      <w:lvlJc w:val="left"/>
      <w:pPr>
        <w:ind w:left="5760" w:hanging="360"/>
      </w:pPr>
      <w:rPr>
        <w:rFonts w:ascii="Courier New" w:hAnsi="Courier New" w:hint="default"/>
      </w:rPr>
    </w:lvl>
    <w:lvl w:ilvl="8" w:tplc="CA14DD52">
      <w:start w:val="1"/>
      <w:numFmt w:val="bullet"/>
      <w:lvlText w:val=""/>
      <w:lvlJc w:val="left"/>
      <w:pPr>
        <w:ind w:left="6480" w:hanging="360"/>
      </w:pPr>
      <w:rPr>
        <w:rFonts w:ascii="Wingdings" w:hAnsi="Wingdings" w:hint="default"/>
      </w:rPr>
    </w:lvl>
  </w:abstractNum>
  <w:abstractNum w:abstractNumId="6" w15:restartNumberingAfterBreak="0">
    <w:nsid w:val="0332535B"/>
    <w:multiLevelType w:val="hybridMultilevel"/>
    <w:tmpl w:val="0C0EE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2F3077"/>
    <w:multiLevelType w:val="hybridMultilevel"/>
    <w:tmpl w:val="FFFFFFFF"/>
    <w:lvl w:ilvl="0" w:tplc="B2AACBBA">
      <w:start w:val="1"/>
      <w:numFmt w:val="bullet"/>
      <w:lvlText w:val=""/>
      <w:lvlJc w:val="left"/>
      <w:pPr>
        <w:ind w:left="720" w:hanging="360"/>
      </w:pPr>
      <w:rPr>
        <w:rFonts w:ascii="Symbol" w:hAnsi="Symbol" w:hint="default"/>
      </w:rPr>
    </w:lvl>
    <w:lvl w:ilvl="1" w:tplc="38D6EADA">
      <w:start w:val="1"/>
      <w:numFmt w:val="bullet"/>
      <w:lvlText w:val="o"/>
      <w:lvlJc w:val="left"/>
      <w:pPr>
        <w:ind w:left="1440" w:hanging="360"/>
      </w:pPr>
      <w:rPr>
        <w:rFonts w:ascii="Courier New" w:hAnsi="Courier New" w:hint="default"/>
      </w:rPr>
    </w:lvl>
    <w:lvl w:ilvl="2" w:tplc="5B52AC2E">
      <w:start w:val="1"/>
      <w:numFmt w:val="bullet"/>
      <w:lvlText w:val=""/>
      <w:lvlJc w:val="left"/>
      <w:pPr>
        <w:ind w:left="2160" w:hanging="360"/>
      </w:pPr>
      <w:rPr>
        <w:rFonts w:ascii="Wingdings" w:hAnsi="Wingdings" w:hint="default"/>
      </w:rPr>
    </w:lvl>
    <w:lvl w:ilvl="3" w:tplc="D9029A5C">
      <w:start w:val="1"/>
      <w:numFmt w:val="bullet"/>
      <w:lvlText w:val=""/>
      <w:lvlJc w:val="left"/>
      <w:pPr>
        <w:ind w:left="2880" w:hanging="360"/>
      </w:pPr>
      <w:rPr>
        <w:rFonts w:ascii="Symbol" w:hAnsi="Symbol" w:hint="default"/>
      </w:rPr>
    </w:lvl>
    <w:lvl w:ilvl="4" w:tplc="354048EC">
      <w:start w:val="1"/>
      <w:numFmt w:val="bullet"/>
      <w:lvlText w:val="o"/>
      <w:lvlJc w:val="left"/>
      <w:pPr>
        <w:ind w:left="3600" w:hanging="360"/>
      </w:pPr>
      <w:rPr>
        <w:rFonts w:ascii="Courier New" w:hAnsi="Courier New" w:hint="default"/>
      </w:rPr>
    </w:lvl>
    <w:lvl w:ilvl="5" w:tplc="D9E4AAE6">
      <w:start w:val="1"/>
      <w:numFmt w:val="bullet"/>
      <w:lvlText w:val=""/>
      <w:lvlJc w:val="left"/>
      <w:pPr>
        <w:ind w:left="4320" w:hanging="360"/>
      </w:pPr>
      <w:rPr>
        <w:rFonts w:ascii="Wingdings" w:hAnsi="Wingdings" w:hint="default"/>
      </w:rPr>
    </w:lvl>
    <w:lvl w:ilvl="6" w:tplc="E8ACB112">
      <w:start w:val="1"/>
      <w:numFmt w:val="bullet"/>
      <w:lvlText w:val=""/>
      <w:lvlJc w:val="left"/>
      <w:pPr>
        <w:ind w:left="5040" w:hanging="360"/>
      </w:pPr>
      <w:rPr>
        <w:rFonts w:ascii="Symbol" w:hAnsi="Symbol" w:hint="default"/>
      </w:rPr>
    </w:lvl>
    <w:lvl w:ilvl="7" w:tplc="A91657E6">
      <w:start w:val="1"/>
      <w:numFmt w:val="bullet"/>
      <w:lvlText w:val="o"/>
      <w:lvlJc w:val="left"/>
      <w:pPr>
        <w:ind w:left="5760" w:hanging="360"/>
      </w:pPr>
      <w:rPr>
        <w:rFonts w:ascii="Courier New" w:hAnsi="Courier New" w:hint="default"/>
      </w:rPr>
    </w:lvl>
    <w:lvl w:ilvl="8" w:tplc="72442972">
      <w:start w:val="1"/>
      <w:numFmt w:val="bullet"/>
      <w:lvlText w:val=""/>
      <w:lvlJc w:val="left"/>
      <w:pPr>
        <w:ind w:left="6480" w:hanging="360"/>
      </w:pPr>
      <w:rPr>
        <w:rFonts w:ascii="Wingdings" w:hAnsi="Wingdings" w:hint="default"/>
      </w:rPr>
    </w:lvl>
  </w:abstractNum>
  <w:abstractNum w:abstractNumId="8" w15:restartNumberingAfterBreak="0">
    <w:nsid w:val="0465392B"/>
    <w:multiLevelType w:val="hybridMultilevel"/>
    <w:tmpl w:val="C88E8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6929E1"/>
    <w:multiLevelType w:val="hybridMultilevel"/>
    <w:tmpl w:val="3ABED8DC"/>
    <w:lvl w:ilvl="0" w:tplc="08EA6400">
      <w:start w:val="1"/>
      <w:numFmt w:val="bullet"/>
      <w:lvlText w:val=""/>
      <w:lvlJc w:val="left"/>
      <w:pPr>
        <w:ind w:left="720" w:hanging="360"/>
      </w:pPr>
      <w:rPr>
        <w:rFonts w:ascii="Symbol" w:hAnsi="Symbol" w:hint="default"/>
      </w:rPr>
    </w:lvl>
    <w:lvl w:ilvl="1" w:tplc="C5861838">
      <w:start w:val="1"/>
      <w:numFmt w:val="bullet"/>
      <w:lvlText w:val="o"/>
      <w:lvlJc w:val="left"/>
      <w:pPr>
        <w:ind w:left="1440" w:hanging="360"/>
      </w:pPr>
      <w:rPr>
        <w:rFonts w:ascii="Courier New" w:hAnsi="Courier New" w:hint="default"/>
      </w:rPr>
    </w:lvl>
    <w:lvl w:ilvl="2" w:tplc="7592D36E">
      <w:start w:val="1"/>
      <w:numFmt w:val="bullet"/>
      <w:lvlText w:val=""/>
      <w:lvlJc w:val="left"/>
      <w:pPr>
        <w:ind w:left="2160" w:hanging="360"/>
      </w:pPr>
      <w:rPr>
        <w:rFonts w:ascii="Wingdings" w:hAnsi="Wingdings" w:hint="default"/>
      </w:rPr>
    </w:lvl>
    <w:lvl w:ilvl="3" w:tplc="ABD80D7E">
      <w:start w:val="1"/>
      <w:numFmt w:val="bullet"/>
      <w:lvlText w:val=""/>
      <w:lvlJc w:val="left"/>
      <w:pPr>
        <w:ind w:left="2880" w:hanging="360"/>
      </w:pPr>
      <w:rPr>
        <w:rFonts w:ascii="Symbol" w:hAnsi="Symbol" w:hint="default"/>
      </w:rPr>
    </w:lvl>
    <w:lvl w:ilvl="4" w:tplc="FC7EFE0C">
      <w:start w:val="1"/>
      <w:numFmt w:val="bullet"/>
      <w:lvlText w:val="o"/>
      <w:lvlJc w:val="left"/>
      <w:pPr>
        <w:ind w:left="3600" w:hanging="360"/>
      </w:pPr>
      <w:rPr>
        <w:rFonts w:ascii="Courier New" w:hAnsi="Courier New" w:hint="default"/>
      </w:rPr>
    </w:lvl>
    <w:lvl w:ilvl="5" w:tplc="CCFA4AE4">
      <w:start w:val="1"/>
      <w:numFmt w:val="bullet"/>
      <w:lvlText w:val=""/>
      <w:lvlJc w:val="left"/>
      <w:pPr>
        <w:ind w:left="4320" w:hanging="360"/>
      </w:pPr>
      <w:rPr>
        <w:rFonts w:ascii="Wingdings" w:hAnsi="Wingdings" w:hint="default"/>
      </w:rPr>
    </w:lvl>
    <w:lvl w:ilvl="6" w:tplc="5E4E4CCC">
      <w:start w:val="1"/>
      <w:numFmt w:val="bullet"/>
      <w:lvlText w:val=""/>
      <w:lvlJc w:val="left"/>
      <w:pPr>
        <w:ind w:left="5040" w:hanging="360"/>
      </w:pPr>
      <w:rPr>
        <w:rFonts w:ascii="Symbol" w:hAnsi="Symbol" w:hint="default"/>
      </w:rPr>
    </w:lvl>
    <w:lvl w:ilvl="7" w:tplc="8314393A">
      <w:start w:val="1"/>
      <w:numFmt w:val="bullet"/>
      <w:lvlText w:val="o"/>
      <w:lvlJc w:val="left"/>
      <w:pPr>
        <w:ind w:left="5760" w:hanging="360"/>
      </w:pPr>
      <w:rPr>
        <w:rFonts w:ascii="Courier New" w:hAnsi="Courier New" w:hint="default"/>
      </w:rPr>
    </w:lvl>
    <w:lvl w:ilvl="8" w:tplc="CC9C2630">
      <w:start w:val="1"/>
      <w:numFmt w:val="bullet"/>
      <w:lvlText w:val=""/>
      <w:lvlJc w:val="left"/>
      <w:pPr>
        <w:ind w:left="6480" w:hanging="360"/>
      </w:pPr>
      <w:rPr>
        <w:rFonts w:ascii="Wingdings" w:hAnsi="Wingdings" w:hint="default"/>
      </w:rPr>
    </w:lvl>
  </w:abstractNum>
  <w:abstractNum w:abstractNumId="10" w15:restartNumberingAfterBreak="0">
    <w:nsid w:val="08AD0F4F"/>
    <w:multiLevelType w:val="hybridMultilevel"/>
    <w:tmpl w:val="FFFFFFFF"/>
    <w:lvl w:ilvl="0" w:tplc="7F1CEE5A">
      <w:start w:val="1"/>
      <w:numFmt w:val="bullet"/>
      <w:lvlText w:val=""/>
      <w:lvlJc w:val="left"/>
      <w:pPr>
        <w:ind w:left="720" w:hanging="360"/>
      </w:pPr>
      <w:rPr>
        <w:rFonts w:ascii="Symbol" w:hAnsi="Symbol" w:hint="default"/>
      </w:rPr>
    </w:lvl>
    <w:lvl w:ilvl="1" w:tplc="81B222C2">
      <w:start w:val="1"/>
      <w:numFmt w:val="bullet"/>
      <w:lvlText w:val="o"/>
      <w:lvlJc w:val="left"/>
      <w:pPr>
        <w:ind w:left="1440" w:hanging="360"/>
      </w:pPr>
      <w:rPr>
        <w:rFonts w:ascii="Courier New" w:hAnsi="Courier New" w:hint="default"/>
      </w:rPr>
    </w:lvl>
    <w:lvl w:ilvl="2" w:tplc="D53A8C34">
      <w:start w:val="1"/>
      <w:numFmt w:val="bullet"/>
      <w:lvlText w:val=""/>
      <w:lvlJc w:val="left"/>
      <w:pPr>
        <w:ind w:left="2160" w:hanging="360"/>
      </w:pPr>
      <w:rPr>
        <w:rFonts w:ascii="Wingdings" w:hAnsi="Wingdings" w:hint="default"/>
      </w:rPr>
    </w:lvl>
    <w:lvl w:ilvl="3" w:tplc="0978BB5C">
      <w:start w:val="1"/>
      <w:numFmt w:val="bullet"/>
      <w:lvlText w:val=""/>
      <w:lvlJc w:val="left"/>
      <w:pPr>
        <w:ind w:left="2880" w:hanging="360"/>
      </w:pPr>
      <w:rPr>
        <w:rFonts w:ascii="Symbol" w:hAnsi="Symbol" w:hint="default"/>
      </w:rPr>
    </w:lvl>
    <w:lvl w:ilvl="4" w:tplc="2FE0F6D8">
      <w:start w:val="1"/>
      <w:numFmt w:val="bullet"/>
      <w:lvlText w:val="o"/>
      <w:lvlJc w:val="left"/>
      <w:pPr>
        <w:ind w:left="3600" w:hanging="360"/>
      </w:pPr>
      <w:rPr>
        <w:rFonts w:ascii="Courier New" w:hAnsi="Courier New" w:hint="default"/>
      </w:rPr>
    </w:lvl>
    <w:lvl w:ilvl="5" w:tplc="710EC9C4">
      <w:start w:val="1"/>
      <w:numFmt w:val="bullet"/>
      <w:lvlText w:val=""/>
      <w:lvlJc w:val="left"/>
      <w:pPr>
        <w:ind w:left="4320" w:hanging="360"/>
      </w:pPr>
      <w:rPr>
        <w:rFonts w:ascii="Wingdings" w:hAnsi="Wingdings" w:hint="default"/>
      </w:rPr>
    </w:lvl>
    <w:lvl w:ilvl="6" w:tplc="198C67BA">
      <w:start w:val="1"/>
      <w:numFmt w:val="bullet"/>
      <w:lvlText w:val=""/>
      <w:lvlJc w:val="left"/>
      <w:pPr>
        <w:ind w:left="5040" w:hanging="360"/>
      </w:pPr>
      <w:rPr>
        <w:rFonts w:ascii="Symbol" w:hAnsi="Symbol" w:hint="default"/>
      </w:rPr>
    </w:lvl>
    <w:lvl w:ilvl="7" w:tplc="B5CCCF7A">
      <w:start w:val="1"/>
      <w:numFmt w:val="bullet"/>
      <w:lvlText w:val="o"/>
      <w:lvlJc w:val="left"/>
      <w:pPr>
        <w:ind w:left="5760" w:hanging="360"/>
      </w:pPr>
      <w:rPr>
        <w:rFonts w:ascii="Courier New" w:hAnsi="Courier New" w:hint="default"/>
      </w:rPr>
    </w:lvl>
    <w:lvl w:ilvl="8" w:tplc="08CE0068">
      <w:start w:val="1"/>
      <w:numFmt w:val="bullet"/>
      <w:lvlText w:val=""/>
      <w:lvlJc w:val="left"/>
      <w:pPr>
        <w:ind w:left="6480" w:hanging="360"/>
      </w:pPr>
      <w:rPr>
        <w:rFonts w:ascii="Wingdings" w:hAnsi="Wingdings" w:hint="default"/>
      </w:rPr>
    </w:lvl>
  </w:abstractNum>
  <w:abstractNum w:abstractNumId="11" w15:restartNumberingAfterBreak="0">
    <w:nsid w:val="0ACC76DA"/>
    <w:multiLevelType w:val="multilevel"/>
    <w:tmpl w:val="CD92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8CC6B"/>
    <w:multiLevelType w:val="hybridMultilevel"/>
    <w:tmpl w:val="66041E14"/>
    <w:lvl w:ilvl="0" w:tplc="5B540FAE">
      <w:start w:val="1"/>
      <w:numFmt w:val="bullet"/>
      <w:lvlText w:val=""/>
      <w:lvlJc w:val="left"/>
      <w:pPr>
        <w:ind w:left="720" w:hanging="360"/>
      </w:pPr>
      <w:rPr>
        <w:rFonts w:ascii="Symbol" w:hAnsi="Symbol" w:hint="default"/>
      </w:rPr>
    </w:lvl>
    <w:lvl w:ilvl="1" w:tplc="FCFAA26E">
      <w:start w:val="1"/>
      <w:numFmt w:val="bullet"/>
      <w:lvlText w:val="o"/>
      <w:lvlJc w:val="left"/>
      <w:pPr>
        <w:ind w:left="1440" w:hanging="360"/>
      </w:pPr>
      <w:rPr>
        <w:rFonts w:ascii="Courier New" w:hAnsi="Courier New" w:hint="default"/>
      </w:rPr>
    </w:lvl>
    <w:lvl w:ilvl="2" w:tplc="DCB22D50">
      <w:start w:val="1"/>
      <w:numFmt w:val="bullet"/>
      <w:lvlText w:val=""/>
      <w:lvlJc w:val="left"/>
      <w:pPr>
        <w:ind w:left="2160" w:hanging="360"/>
      </w:pPr>
      <w:rPr>
        <w:rFonts w:ascii="Wingdings" w:hAnsi="Wingdings" w:hint="default"/>
      </w:rPr>
    </w:lvl>
    <w:lvl w:ilvl="3" w:tplc="D7FA1786">
      <w:start w:val="1"/>
      <w:numFmt w:val="bullet"/>
      <w:lvlText w:val=""/>
      <w:lvlJc w:val="left"/>
      <w:pPr>
        <w:ind w:left="2880" w:hanging="360"/>
      </w:pPr>
      <w:rPr>
        <w:rFonts w:ascii="Symbol" w:hAnsi="Symbol" w:hint="default"/>
      </w:rPr>
    </w:lvl>
    <w:lvl w:ilvl="4" w:tplc="E05A9964">
      <w:start w:val="1"/>
      <w:numFmt w:val="bullet"/>
      <w:lvlText w:val="o"/>
      <w:lvlJc w:val="left"/>
      <w:pPr>
        <w:ind w:left="3600" w:hanging="360"/>
      </w:pPr>
      <w:rPr>
        <w:rFonts w:ascii="Courier New" w:hAnsi="Courier New" w:hint="default"/>
      </w:rPr>
    </w:lvl>
    <w:lvl w:ilvl="5" w:tplc="2B04BF2A">
      <w:start w:val="1"/>
      <w:numFmt w:val="bullet"/>
      <w:lvlText w:val=""/>
      <w:lvlJc w:val="left"/>
      <w:pPr>
        <w:ind w:left="4320" w:hanging="360"/>
      </w:pPr>
      <w:rPr>
        <w:rFonts w:ascii="Wingdings" w:hAnsi="Wingdings" w:hint="default"/>
      </w:rPr>
    </w:lvl>
    <w:lvl w:ilvl="6" w:tplc="5A48ECF8">
      <w:start w:val="1"/>
      <w:numFmt w:val="bullet"/>
      <w:lvlText w:val=""/>
      <w:lvlJc w:val="left"/>
      <w:pPr>
        <w:ind w:left="5040" w:hanging="360"/>
      </w:pPr>
      <w:rPr>
        <w:rFonts w:ascii="Symbol" w:hAnsi="Symbol" w:hint="default"/>
      </w:rPr>
    </w:lvl>
    <w:lvl w:ilvl="7" w:tplc="AB8EE258">
      <w:start w:val="1"/>
      <w:numFmt w:val="bullet"/>
      <w:lvlText w:val="o"/>
      <w:lvlJc w:val="left"/>
      <w:pPr>
        <w:ind w:left="5760" w:hanging="360"/>
      </w:pPr>
      <w:rPr>
        <w:rFonts w:ascii="Courier New" w:hAnsi="Courier New" w:hint="default"/>
      </w:rPr>
    </w:lvl>
    <w:lvl w:ilvl="8" w:tplc="F59A975A">
      <w:start w:val="1"/>
      <w:numFmt w:val="bullet"/>
      <w:lvlText w:val=""/>
      <w:lvlJc w:val="left"/>
      <w:pPr>
        <w:ind w:left="6480" w:hanging="360"/>
      </w:pPr>
      <w:rPr>
        <w:rFonts w:ascii="Wingdings" w:hAnsi="Wingdings" w:hint="default"/>
      </w:rPr>
    </w:lvl>
  </w:abstractNum>
  <w:abstractNum w:abstractNumId="13" w15:restartNumberingAfterBreak="0">
    <w:nsid w:val="0C4A22E9"/>
    <w:multiLevelType w:val="hybridMultilevel"/>
    <w:tmpl w:val="0C68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BDC2DD"/>
    <w:multiLevelType w:val="hybridMultilevel"/>
    <w:tmpl w:val="FA70235A"/>
    <w:lvl w:ilvl="0" w:tplc="BD8E92E2">
      <w:start w:val="1"/>
      <w:numFmt w:val="bullet"/>
      <w:lvlText w:val=""/>
      <w:lvlJc w:val="left"/>
      <w:pPr>
        <w:ind w:left="720" w:hanging="360"/>
      </w:pPr>
      <w:rPr>
        <w:rFonts w:ascii="Symbol" w:hAnsi="Symbol" w:hint="default"/>
      </w:rPr>
    </w:lvl>
    <w:lvl w:ilvl="1" w:tplc="80A25A1E">
      <w:start w:val="1"/>
      <w:numFmt w:val="bullet"/>
      <w:lvlText w:val="o"/>
      <w:lvlJc w:val="left"/>
      <w:pPr>
        <w:ind w:left="1440" w:hanging="360"/>
      </w:pPr>
      <w:rPr>
        <w:rFonts w:ascii="Courier New" w:hAnsi="Courier New" w:hint="default"/>
      </w:rPr>
    </w:lvl>
    <w:lvl w:ilvl="2" w:tplc="B008C0A0">
      <w:start w:val="1"/>
      <w:numFmt w:val="bullet"/>
      <w:lvlText w:val=""/>
      <w:lvlJc w:val="left"/>
      <w:pPr>
        <w:ind w:left="2160" w:hanging="360"/>
      </w:pPr>
      <w:rPr>
        <w:rFonts w:ascii="Wingdings" w:hAnsi="Wingdings" w:hint="default"/>
      </w:rPr>
    </w:lvl>
    <w:lvl w:ilvl="3" w:tplc="70EEB45C">
      <w:start w:val="1"/>
      <w:numFmt w:val="bullet"/>
      <w:lvlText w:val=""/>
      <w:lvlJc w:val="left"/>
      <w:pPr>
        <w:ind w:left="2880" w:hanging="360"/>
      </w:pPr>
      <w:rPr>
        <w:rFonts w:ascii="Symbol" w:hAnsi="Symbol" w:hint="default"/>
      </w:rPr>
    </w:lvl>
    <w:lvl w:ilvl="4" w:tplc="D76A765E">
      <w:start w:val="1"/>
      <w:numFmt w:val="bullet"/>
      <w:lvlText w:val="o"/>
      <w:lvlJc w:val="left"/>
      <w:pPr>
        <w:ind w:left="3600" w:hanging="360"/>
      </w:pPr>
      <w:rPr>
        <w:rFonts w:ascii="Courier New" w:hAnsi="Courier New" w:hint="default"/>
      </w:rPr>
    </w:lvl>
    <w:lvl w:ilvl="5" w:tplc="860AB3BE">
      <w:start w:val="1"/>
      <w:numFmt w:val="bullet"/>
      <w:lvlText w:val=""/>
      <w:lvlJc w:val="left"/>
      <w:pPr>
        <w:ind w:left="4320" w:hanging="360"/>
      </w:pPr>
      <w:rPr>
        <w:rFonts w:ascii="Wingdings" w:hAnsi="Wingdings" w:hint="default"/>
      </w:rPr>
    </w:lvl>
    <w:lvl w:ilvl="6" w:tplc="1D3CD018">
      <w:start w:val="1"/>
      <w:numFmt w:val="bullet"/>
      <w:lvlText w:val=""/>
      <w:lvlJc w:val="left"/>
      <w:pPr>
        <w:ind w:left="5040" w:hanging="360"/>
      </w:pPr>
      <w:rPr>
        <w:rFonts w:ascii="Symbol" w:hAnsi="Symbol" w:hint="default"/>
      </w:rPr>
    </w:lvl>
    <w:lvl w:ilvl="7" w:tplc="D17E48FA">
      <w:start w:val="1"/>
      <w:numFmt w:val="bullet"/>
      <w:lvlText w:val="o"/>
      <w:lvlJc w:val="left"/>
      <w:pPr>
        <w:ind w:left="5760" w:hanging="360"/>
      </w:pPr>
      <w:rPr>
        <w:rFonts w:ascii="Courier New" w:hAnsi="Courier New" w:hint="default"/>
      </w:rPr>
    </w:lvl>
    <w:lvl w:ilvl="8" w:tplc="08724CA6">
      <w:start w:val="1"/>
      <w:numFmt w:val="bullet"/>
      <w:lvlText w:val=""/>
      <w:lvlJc w:val="left"/>
      <w:pPr>
        <w:ind w:left="6480" w:hanging="360"/>
      </w:pPr>
      <w:rPr>
        <w:rFonts w:ascii="Wingdings" w:hAnsi="Wingdings" w:hint="default"/>
      </w:rPr>
    </w:lvl>
  </w:abstractNum>
  <w:abstractNum w:abstractNumId="15" w15:restartNumberingAfterBreak="0">
    <w:nsid w:val="0CE85624"/>
    <w:multiLevelType w:val="hybridMultilevel"/>
    <w:tmpl w:val="D33C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371B0C"/>
    <w:multiLevelType w:val="multilevel"/>
    <w:tmpl w:val="B45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E7743"/>
    <w:multiLevelType w:val="hybridMultilevel"/>
    <w:tmpl w:val="391C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6E41C9"/>
    <w:multiLevelType w:val="hybridMultilevel"/>
    <w:tmpl w:val="FFFFFFFF"/>
    <w:lvl w:ilvl="0" w:tplc="E6643A30">
      <w:start w:val="1"/>
      <w:numFmt w:val="bullet"/>
      <w:lvlText w:val=""/>
      <w:lvlJc w:val="left"/>
      <w:pPr>
        <w:ind w:left="720" w:hanging="360"/>
      </w:pPr>
      <w:rPr>
        <w:rFonts w:ascii="Symbol" w:hAnsi="Symbol" w:hint="default"/>
      </w:rPr>
    </w:lvl>
    <w:lvl w:ilvl="1" w:tplc="AF361BB2">
      <w:start w:val="1"/>
      <w:numFmt w:val="bullet"/>
      <w:lvlText w:val="o"/>
      <w:lvlJc w:val="left"/>
      <w:pPr>
        <w:ind w:left="1440" w:hanging="360"/>
      </w:pPr>
      <w:rPr>
        <w:rFonts w:ascii="Courier New" w:hAnsi="Courier New" w:hint="default"/>
      </w:rPr>
    </w:lvl>
    <w:lvl w:ilvl="2" w:tplc="C0FAAEAA">
      <w:start w:val="1"/>
      <w:numFmt w:val="bullet"/>
      <w:lvlText w:val=""/>
      <w:lvlJc w:val="left"/>
      <w:pPr>
        <w:ind w:left="2160" w:hanging="360"/>
      </w:pPr>
      <w:rPr>
        <w:rFonts w:ascii="Wingdings" w:hAnsi="Wingdings" w:hint="default"/>
      </w:rPr>
    </w:lvl>
    <w:lvl w:ilvl="3" w:tplc="28AE09A0">
      <w:start w:val="1"/>
      <w:numFmt w:val="bullet"/>
      <w:lvlText w:val=""/>
      <w:lvlJc w:val="left"/>
      <w:pPr>
        <w:ind w:left="2880" w:hanging="360"/>
      </w:pPr>
      <w:rPr>
        <w:rFonts w:ascii="Symbol" w:hAnsi="Symbol" w:hint="default"/>
      </w:rPr>
    </w:lvl>
    <w:lvl w:ilvl="4" w:tplc="BAE2285C">
      <w:start w:val="1"/>
      <w:numFmt w:val="bullet"/>
      <w:lvlText w:val="o"/>
      <w:lvlJc w:val="left"/>
      <w:pPr>
        <w:ind w:left="3600" w:hanging="360"/>
      </w:pPr>
      <w:rPr>
        <w:rFonts w:ascii="Courier New" w:hAnsi="Courier New" w:hint="default"/>
      </w:rPr>
    </w:lvl>
    <w:lvl w:ilvl="5" w:tplc="AADC4540">
      <w:start w:val="1"/>
      <w:numFmt w:val="bullet"/>
      <w:lvlText w:val=""/>
      <w:lvlJc w:val="left"/>
      <w:pPr>
        <w:ind w:left="4320" w:hanging="360"/>
      </w:pPr>
      <w:rPr>
        <w:rFonts w:ascii="Wingdings" w:hAnsi="Wingdings" w:hint="default"/>
      </w:rPr>
    </w:lvl>
    <w:lvl w:ilvl="6" w:tplc="06265F86">
      <w:start w:val="1"/>
      <w:numFmt w:val="bullet"/>
      <w:lvlText w:val=""/>
      <w:lvlJc w:val="left"/>
      <w:pPr>
        <w:ind w:left="5040" w:hanging="360"/>
      </w:pPr>
      <w:rPr>
        <w:rFonts w:ascii="Symbol" w:hAnsi="Symbol" w:hint="default"/>
      </w:rPr>
    </w:lvl>
    <w:lvl w:ilvl="7" w:tplc="19787ECC">
      <w:start w:val="1"/>
      <w:numFmt w:val="bullet"/>
      <w:lvlText w:val="o"/>
      <w:lvlJc w:val="left"/>
      <w:pPr>
        <w:ind w:left="5760" w:hanging="360"/>
      </w:pPr>
      <w:rPr>
        <w:rFonts w:ascii="Courier New" w:hAnsi="Courier New" w:hint="default"/>
      </w:rPr>
    </w:lvl>
    <w:lvl w:ilvl="8" w:tplc="DAC44EF6">
      <w:start w:val="1"/>
      <w:numFmt w:val="bullet"/>
      <w:lvlText w:val=""/>
      <w:lvlJc w:val="left"/>
      <w:pPr>
        <w:ind w:left="6480" w:hanging="360"/>
      </w:pPr>
      <w:rPr>
        <w:rFonts w:ascii="Wingdings" w:hAnsi="Wingdings" w:hint="default"/>
      </w:rPr>
    </w:lvl>
  </w:abstractNum>
  <w:abstractNum w:abstractNumId="19" w15:restartNumberingAfterBreak="0">
    <w:nsid w:val="126796AE"/>
    <w:multiLevelType w:val="hybridMultilevel"/>
    <w:tmpl w:val="FFFFFFFF"/>
    <w:lvl w:ilvl="0" w:tplc="F01E706A">
      <w:start w:val="1"/>
      <w:numFmt w:val="bullet"/>
      <w:lvlText w:val=""/>
      <w:lvlJc w:val="left"/>
      <w:pPr>
        <w:ind w:left="720" w:hanging="360"/>
      </w:pPr>
      <w:rPr>
        <w:rFonts w:ascii="Symbol" w:hAnsi="Symbol" w:hint="default"/>
      </w:rPr>
    </w:lvl>
    <w:lvl w:ilvl="1" w:tplc="153E2B74">
      <w:start w:val="1"/>
      <w:numFmt w:val="bullet"/>
      <w:lvlText w:val="o"/>
      <w:lvlJc w:val="left"/>
      <w:pPr>
        <w:ind w:left="1440" w:hanging="360"/>
      </w:pPr>
      <w:rPr>
        <w:rFonts w:ascii="Courier New" w:hAnsi="Courier New" w:hint="default"/>
      </w:rPr>
    </w:lvl>
    <w:lvl w:ilvl="2" w:tplc="658C4CE8">
      <w:start w:val="1"/>
      <w:numFmt w:val="bullet"/>
      <w:lvlText w:val=""/>
      <w:lvlJc w:val="left"/>
      <w:pPr>
        <w:ind w:left="2160" w:hanging="360"/>
      </w:pPr>
      <w:rPr>
        <w:rFonts w:ascii="Wingdings" w:hAnsi="Wingdings" w:hint="default"/>
      </w:rPr>
    </w:lvl>
    <w:lvl w:ilvl="3" w:tplc="BB6A7B0E">
      <w:start w:val="1"/>
      <w:numFmt w:val="bullet"/>
      <w:lvlText w:val=""/>
      <w:lvlJc w:val="left"/>
      <w:pPr>
        <w:ind w:left="2880" w:hanging="360"/>
      </w:pPr>
      <w:rPr>
        <w:rFonts w:ascii="Symbol" w:hAnsi="Symbol" w:hint="default"/>
      </w:rPr>
    </w:lvl>
    <w:lvl w:ilvl="4" w:tplc="3B687A64">
      <w:start w:val="1"/>
      <w:numFmt w:val="bullet"/>
      <w:lvlText w:val="o"/>
      <w:lvlJc w:val="left"/>
      <w:pPr>
        <w:ind w:left="3600" w:hanging="360"/>
      </w:pPr>
      <w:rPr>
        <w:rFonts w:ascii="Courier New" w:hAnsi="Courier New" w:hint="default"/>
      </w:rPr>
    </w:lvl>
    <w:lvl w:ilvl="5" w:tplc="D3D08258">
      <w:start w:val="1"/>
      <w:numFmt w:val="bullet"/>
      <w:lvlText w:val=""/>
      <w:lvlJc w:val="left"/>
      <w:pPr>
        <w:ind w:left="4320" w:hanging="360"/>
      </w:pPr>
      <w:rPr>
        <w:rFonts w:ascii="Wingdings" w:hAnsi="Wingdings" w:hint="default"/>
      </w:rPr>
    </w:lvl>
    <w:lvl w:ilvl="6" w:tplc="C9462688">
      <w:start w:val="1"/>
      <w:numFmt w:val="bullet"/>
      <w:lvlText w:val=""/>
      <w:lvlJc w:val="left"/>
      <w:pPr>
        <w:ind w:left="5040" w:hanging="360"/>
      </w:pPr>
      <w:rPr>
        <w:rFonts w:ascii="Symbol" w:hAnsi="Symbol" w:hint="default"/>
      </w:rPr>
    </w:lvl>
    <w:lvl w:ilvl="7" w:tplc="8B06CB98">
      <w:start w:val="1"/>
      <w:numFmt w:val="bullet"/>
      <w:lvlText w:val="o"/>
      <w:lvlJc w:val="left"/>
      <w:pPr>
        <w:ind w:left="5760" w:hanging="360"/>
      </w:pPr>
      <w:rPr>
        <w:rFonts w:ascii="Courier New" w:hAnsi="Courier New" w:hint="default"/>
      </w:rPr>
    </w:lvl>
    <w:lvl w:ilvl="8" w:tplc="1FC893EC">
      <w:start w:val="1"/>
      <w:numFmt w:val="bullet"/>
      <w:lvlText w:val=""/>
      <w:lvlJc w:val="left"/>
      <w:pPr>
        <w:ind w:left="6480" w:hanging="360"/>
      </w:pPr>
      <w:rPr>
        <w:rFonts w:ascii="Wingdings" w:hAnsi="Wingdings" w:hint="default"/>
      </w:rPr>
    </w:lvl>
  </w:abstractNum>
  <w:abstractNum w:abstractNumId="20" w15:restartNumberingAfterBreak="0">
    <w:nsid w:val="1376E017"/>
    <w:multiLevelType w:val="hybridMultilevel"/>
    <w:tmpl w:val="FFFFFFFF"/>
    <w:lvl w:ilvl="0" w:tplc="AD30AD94">
      <w:start w:val="1"/>
      <w:numFmt w:val="bullet"/>
      <w:lvlText w:val=""/>
      <w:lvlJc w:val="left"/>
      <w:pPr>
        <w:ind w:left="720" w:hanging="360"/>
      </w:pPr>
      <w:rPr>
        <w:rFonts w:ascii="Symbol" w:hAnsi="Symbol" w:hint="default"/>
      </w:rPr>
    </w:lvl>
    <w:lvl w:ilvl="1" w:tplc="9634F2F2">
      <w:start w:val="1"/>
      <w:numFmt w:val="bullet"/>
      <w:lvlText w:val="o"/>
      <w:lvlJc w:val="left"/>
      <w:pPr>
        <w:ind w:left="1440" w:hanging="360"/>
      </w:pPr>
      <w:rPr>
        <w:rFonts w:ascii="Courier New" w:hAnsi="Courier New" w:hint="default"/>
      </w:rPr>
    </w:lvl>
    <w:lvl w:ilvl="2" w:tplc="B092572A">
      <w:start w:val="1"/>
      <w:numFmt w:val="bullet"/>
      <w:lvlText w:val=""/>
      <w:lvlJc w:val="left"/>
      <w:pPr>
        <w:ind w:left="2160" w:hanging="360"/>
      </w:pPr>
      <w:rPr>
        <w:rFonts w:ascii="Wingdings" w:hAnsi="Wingdings" w:hint="default"/>
      </w:rPr>
    </w:lvl>
    <w:lvl w:ilvl="3" w:tplc="7EECA882">
      <w:start w:val="1"/>
      <w:numFmt w:val="bullet"/>
      <w:lvlText w:val=""/>
      <w:lvlJc w:val="left"/>
      <w:pPr>
        <w:ind w:left="2880" w:hanging="360"/>
      </w:pPr>
      <w:rPr>
        <w:rFonts w:ascii="Symbol" w:hAnsi="Symbol" w:hint="default"/>
      </w:rPr>
    </w:lvl>
    <w:lvl w:ilvl="4" w:tplc="1DEAE936">
      <w:start w:val="1"/>
      <w:numFmt w:val="bullet"/>
      <w:lvlText w:val="o"/>
      <w:lvlJc w:val="left"/>
      <w:pPr>
        <w:ind w:left="3600" w:hanging="360"/>
      </w:pPr>
      <w:rPr>
        <w:rFonts w:ascii="Courier New" w:hAnsi="Courier New" w:hint="default"/>
      </w:rPr>
    </w:lvl>
    <w:lvl w:ilvl="5" w:tplc="5158EEC6">
      <w:start w:val="1"/>
      <w:numFmt w:val="bullet"/>
      <w:lvlText w:val=""/>
      <w:lvlJc w:val="left"/>
      <w:pPr>
        <w:ind w:left="4320" w:hanging="360"/>
      </w:pPr>
      <w:rPr>
        <w:rFonts w:ascii="Wingdings" w:hAnsi="Wingdings" w:hint="default"/>
      </w:rPr>
    </w:lvl>
    <w:lvl w:ilvl="6" w:tplc="E6B658C2">
      <w:start w:val="1"/>
      <w:numFmt w:val="bullet"/>
      <w:lvlText w:val=""/>
      <w:lvlJc w:val="left"/>
      <w:pPr>
        <w:ind w:left="5040" w:hanging="360"/>
      </w:pPr>
      <w:rPr>
        <w:rFonts w:ascii="Symbol" w:hAnsi="Symbol" w:hint="default"/>
      </w:rPr>
    </w:lvl>
    <w:lvl w:ilvl="7" w:tplc="70141472">
      <w:start w:val="1"/>
      <w:numFmt w:val="bullet"/>
      <w:lvlText w:val="o"/>
      <w:lvlJc w:val="left"/>
      <w:pPr>
        <w:ind w:left="5760" w:hanging="360"/>
      </w:pPr>
      <w:rPr>
        <w:rFonts w:ascii="Courier New" w:hAnsi="Courier New" w:hint="default"/>
      </w:rPr>
    </w:lvl>
    <w:lvl w:ilvl="8" w:tplc="B60A489A">
      <w:start w:val="1"/>
      <w:numFmt w:val="bullet"/>
      <w:lvlText w:val=""/>
      <w:lvlJc w:val="left"/>
      <w:pPr>
        <w:ind w:left="6480" w:hanging="360"/>
      </w:pPr>
      <w:rPr>
        <w:rFonts w:ascii="Wingdings" w:hAnsi="Wingdings" w:hint="default"/>
      </w:rPr>
    </w:lvl>
  </w:abstractNum>
  <w:abstractNum w:abstractNumId="21" w15:restartNumberingAfterBreak="0">
    <w:nsid w:val="13B65C0C"/>
    <w:multiLevelType w:val="multilevel"/>
    <w:tmpl w:val="003A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EB6289"/>
    <w:multiLevelType w:val="hybridMultilevel"/>
    <w:tmpl w:val="E556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826136"/>
    <w:multiLevelType w:val="multilevel"/>
    <w:tmpl w:val="26D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3A00C"/>
    <w:multiLevelType w:val="hybridMultilevel"/>
    <w:tmpl w:val="FE0C96AE"/>
    <w:lvl w:ilvl="0" w:tplc="1C1A9760">
      <w:start w:val="1"/>
      <w:numFmt w:val="bullet"/>
      <w:lvlText w:val=""/>
      <w:lvlJc w:val="left"/>
      <w:pPr>
        <w:ind w:left="720" w:hanging="360"/>
      </w:pPr>
      <w:rPr>
        <w:rFonts w:ascii="Symbol" w:hAnsi="Symbol" w:hint="default"/>
      </w:rPr>
    </w:lvl>
    <w:lvl w:ilvl="1" w:tplc="C7942C72">
      <w:start w:val="1"/>
      <w:numFmt w:val="bullet"/>
      <w:lvlText w:val="o"/>
      <w:lvlJc w:val="left"/>
      <w:pPr>
        <w:ind w:left="1440" w:hanging="360"/>
      </w:pPr>
      <w:rPr>
        <w:rFonts w:ascii="Courier New" w:hAnsi="Courier New" w:hint="default"/>
      </w:rPr>
    </w:lvl>
    <w:lvl w:ilvl="2" w:tplc="A0A8C318">
      <w:start w:val="1"/>
      <w:numFmt w:val="bullet"/>
      <w:lvlText w:val=""/>
      <w:lvlJc w:val="left"/>
      <w:pPr>
        <w:ind w:left="2160" w:hanging="360"/>
      </w:pPr>
      <w:rPr>
        <w:rFonts w:ascii="Wingdings" w:hAnsi="Wingdings" w:hint="default"/>
      </w:rPr>
    </w:lvl>
    <w:lvl w:ilvl="3" w:tplc="1E10BFFE">
      <w:start w:val="1"/>
      <w:numFmt w:val="bullet"/>
      <w:lvlText w:val=""/>
      <w:lvlJc w:val="left"/>
      <w:pPr>
        <w:ind w:left="2880" w:hanging="360"/>
      </w:pPr>
      <w:rPr>
        <w:rFonts w:ascii="Symbol" w:hAnsi="Symbol" w:hint="default"/>
      </w:rPr>
    </w:lvl>
    <w:lvl w:ilvl="4" w:tplc="0352A6AA">
      <w:start w:val="1"/>
      <w:numFmt w:val="bullet"/>
      <w:lvlText w:val="o"/>
      <w:lvlJc w:val="left"/>
      <w:pPr>
        <w:ind w:left="3600" w:hanging="360"/>
      </w:pPr>
      <w:rPr>
        <w:rFonts w:ascii="Courier New" w:hAnsi="Courier New" w:hint="default"/>
      </w:rPr>
    </w:lvl>
    <w:lvl w:ilvl="5" w:tplc="6742B1BE">
      <w:start w:val="1"/>
      <w:numFmt w:val="bullet"/>
      <w:lvlText w:val=""/>
      <w:lvlJc w:val="left"/>
      <w:pPr>
        <w:ind w:left="4320" w:hanging="360"/>
      </w:pPr>
      <w:rPr>
        <w:rFonts w:ascii="Wingdings" w:hAnsi="Wingdings" w:hint="default"/>
      </w:rPr>
    </w:lvl>
    <w:lvl w:ilvl="6" w:tplc="6F3267DA">
      <w:start w:val="1"/>
      <w:numFmt w:val="bullet"/>
      <w:lvlText w:val=""/>
      <w:lvlJc w:val="left"/>
      <w:pPr>
        <w:ind w:left="5040" w:hanging="360"/>
      </w:pPr>
      <w:rPr>
        <w:rFonts w:ascii="Symbol" w:hAnsi="Symbol" w:hint="default"/>
      </w:rPr>
    </w:lvl>
    <w:lvl w:ilvl="7" w:tplc="7CA2B2CA">
      <w:start w:val="1"/>
      <w:numFmt w:val="bullet"/>
      <w:lvlText w:val="o"/>
      <w:lvlJc w:val="left"/>
      <w:pPr>
        <w:ind w:left="5760" w:hanging="360"/>
      </w:pPr>
      <w:rPr>
        <w:rFonts w:ascii="Courier New" w:hAnsi="Courier New" w:hint="default"/>
      </w:rPr>
    </w:lvl>
    <w:lvl w:ilvl="8" w:tplc="7714D5D0">
      <w:start w:val="1"/>
      <w:numFmt w:val="bullet"/>
      <w:lvlText w:val=""/>
      <w:lvlJc w:val="left"/>
      <w:pPr>
        <w:ind w:left="6480" w:hanging="360"/>
      </w:pPr>
      <w:rPr>
        <w:rFonts w:ascii="Wingdings" w:hAnsi="Wingdings" w:hint="default"/>
      </w:rPr>
    </w:lvl>
  </w:abstractNum>
  <w:abstractNum w:abstractNumId="25" w15:restartNumberingAfterBreak="0">
    <w:nsid w:val="17042385"/>
    <w:multiLevelType w:val="multilevel"/>
    <w:tmpl w:val="B8D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225A8"/>
    <w:multiLevelType w:val="multilevel"/>
    <w:tmpl w:val="A4D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EB09A"/>
    <w:multiLevelType w:val="hybridMultilevel"/>
    <w:tmpl w:val="FFFFFFFF"/>
    <w:lvl w:ilvl="0" w:tplc="C2167C86">
      <w:start w:val="1"/>
      <w:numFmt w:val="bullet"/>
      <w:lvlText w:val=""/>
      <w:lvlJc w:val="left"/>
      <w:pPr>
        <w:ind w:left="720" w:hanging="360"/>
      </w:pPr>
      <w:rPr>
        <w:rFonts w:ascii="Symbol" w:hAnsi="Symbol" w:hint="default"/>
      </w:rPr>
    </w:lvl>
    <w:lvl w:ilvl="1" w:tplc="95BCC182">
      <w:start w:val="1"/>
      <w:numFmt w:val="bullet"/>
      <w:lvlText w:val="o"/>
      <w:lvlJc w:val="left"/>
      <w:pPr>
        <w:ind w:left="1440" w:hanging="360"/>
      </w:pPr>
      <w:rPr>
        <w:rFonts w:ascii="Courier New" w:hAnsi="Courier New" w:hint="default"/>
      </w:rPr>
    </w:lvl>
    <w:lvl w:ilvl="2" w:tplc="1C9CD146">
      <w:start w:val="1"/>
      <w:numFmt w:val="bullet"/>
      <w:lvlText w:val=""/>
      <w:lvlJc w:val="left"/>
      <w:pPr>
        <w:ind w:left="2160" w:hanging="360"/>
      </w:pPr>
      <w:rPr>
        <w:rFonts w:ascii="Wingdings" w:hAnsi="Wingdings" w:hint="default"/>
      </w:rPr>
    </w:lvl>
    <w:lvl w:ilvl="3" w:tplc="0EE49824">
      <w:start w:val="1"/>
      <w:numFmt w:val="bullet"/>
      <w:lvlText w:val=""/>
      <w:lvlJc w:val="left"/>
      <w:pPr>
        <w:ind w:left="2880" w:hanging="360"/>
      </w:pPr>
      <w:rPr>
        <w:rFonts w:ascii="Symbol" w:hAnsi="Symbol" w:hint="default"/>
      </w:rPr>
    </w:lvl>
    <w:lvl w:ilvl="4" w:tplc="12EC421C">
      <w:start w:val="1"/>
      <w:numFmt w:val="bullet"/>
      <w:lvlText w:val="o"/>
      <w:lvlJc w:val="left"/>
      <w:pPr>
        <w:ind w:left="3600" w:hanging="360"/>
      </w:pPr>
      <w:rPr>
        <w:rFonts w:ascii="Courier New" w:hAnsi="Courier New" w:hint="default"/>
      </w:rPr>
    </w:lvl>
    <w:lvl w:ilvl="5" w:tplc="8AA0AB20">
      <w:start w:val="1"/>
      <w:numFmt w:val="bullet"/>
      <w:lvlText w:val=""/>
      <w:lvlJc w:val="left"/>
      <w:pPr>
        <w:ind w:left="4320" w:hanging="360"/>
      </w:pPr>
      <w:rPr>
        <w:rFonts w:ascii="Wingdings" w:hAnsi="Wingdings" w:hint="default"/>
      </w:rPr>
    </w:lvl>
    <w:lvl w:ilvl="6" w:tplc="58205AD6">
      <w:start w:val="1"/>
      <w:numFmt w:val="bullet"/>
      <w:lvlText w:val=""/>
      <w:lvlJc w:val="left"/>
      <w:pPr>
        <w:ind w:left="5040" w:hanging="360"/>
      </w:pPr>
      <w:rPr>
        <w:rFonts w:ascii="Symbol" w:hAnsi="Symbol" w:hint="default"/>
      </w:rPr>
    </w:lvl>
    <w:lvl w:ilvl="7" w:tplc="48229B44">
      <w:start w:val="1"/>
      <w:numFmt w:val="bullet"/>
      <w:lvlText w:val="o"/>
      <w:lvlJc w:val="left"/>
      <w:pPr>
        <w:ind w:left="5760" w:hanging="360"/>
      </w:pPr>
      <w:rPr>
        <w:rFonts w:ascii="Courier New" w:hAnsi="Courier New" w:hint="default"/>
      </w:rPr>
    </w:lvl>
    <w:lvl w:ilvl="8" w:tplc="FF7E32F4">
      <w:start w:val="1"/>
      <w:numFmt w:val="bullet"/>
      <w:lvlText w:val=""/>
      <w:lvlJc w:val="left"/>
      <w:pPr>
        <w:ind w:left="6480" w:hanging="360"/>
      </w:pPr>
      <w:rPr>
        <w:rFonts w:ascii="Wingdings" w:hAnsi="Wingdings" w:hint="default"/>
      </w:rPr>
    </w:lvl>
  </w:abstractNum>
  <w:abstractNum w:abstractNumId="28" w15:restartNumberingAfterBreak="0">
    <w:nsid w:val="18663292"/>
    <w:multiLevelType w:val="multilevel"/>
    <w:tmpl w:val="8A5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84716"/>
    <w:multiLevelType w:val="hybridMultilevel"/>
    <w:tmpl w:val="9CB8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E0516A"/>
    <w:multiLevelType w:val="multilevel"/>
    <w:tmpl w:val="0C5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275E6E"/>
    <w:multiLevelType w:val="hybridMultilevel"/>
    <w:tmpl w:val="A4223442"/>
    <w:lvl w:ilvl="0" w:tplc="2620F17A">
      <w:start w:val="1"/>
      <w:numFmt w:val="bullet"/>
      <w:lvlText w:val=""/>
      <w:lvlJc w:val="left"/>
      <w:pPr>
        <w:ind w:left="720" w:hanging="360"/>
      </w:pPr>
      <w:rPr>
        <w:rFonts w:ascii="Symbol" w:hAnsi="Symbol" w:hint="default"/>
      </w:rPr>
    </w:lvl>
    <w:lvl w:ilvl="1" w:tplc="63C4C20E">
      <w:start w:val="1"/>
      <w:numFmt w:val="bullet"/>
      <w:lvlText w:val="o"/>
      <w:lvlJc w:val="left"/>
      <w:pPr>
        <w:ind w:left="1440" w:hanging="360"/>
      </w:pPr>
      <w:rPr>
        <w:rFonts w:ascii="Courier New" w:hAnsi="Courier New" w:hint="default"/>
      </w:rPr>
    </w:lvl>
    <w:lvl w:ilvl="2" w:tplc="30AC8E1E">
      <w:start w:val="1"/>
      <w:numFmt w:val="bullet"/>
      <w:lvlText w:val=""/>
      <w:lvlJc w:val="left"/>
      <w:pPr>
        <w:ind w:left="2160" w:hanging="360"/>
      </w:pPr>
      <w:rPr>
        <w:rFonts w:ascii="Wingdings" w:hAnsi="Wingdings" w:hint="default"/>
      </w:rPr>
    </w:lvl>
    <w:lvl w:ilvl="3" w:tplc="93D83548">
      <w:start w:val="1"/>
      <w:numFmt w:val="bullet"/>
      <w:lvlText w:val=""/>
      <w:lvlJc w:val="left"/>
      <w:pPr>
        <w:ind w:left="2880" w:hanging="360"/>
      </w:pPr>
      <w:rPr>
        <w:rFonts w:ascii="Symbol" w:hAnsi="Symbol" w:hint="default"/>
      </w:rPr>
    </w:lvl>
    <w:lvl w:ilvl="4" w:tplc="6852AC20">
      <w:start w:val="1"/>
      <w:numFmt w:val="bullet"/>
      <w:lvlText w:val="o"/>
      <w:lvlJc w:val="left"/>
      <w:pPr>
        <w:ind w:left="3600" w:hanging="360"/>
      </w:pPr>
      <w:rPr>
        <w:rFonts w:ascii="Courier New" w:hAnsi="Courier New" w:hint="default"/>
      </w:rPr>
    </w:lvl>
    <w:lvl w:ilvl="5" w:tplc="F1481302">
      <w:start w:val="1"/>
      <w:numFmt w:val="bullet"/>
      <w:lvlText w:val=""/>
      <w:lvlJc w:val="left"/>
      <w:pPr>
        <w:ind w:left="4320" w:hanging="360"/>
      </w:pPr>
      <w:rPr>
        <w:rFonts w:ascii="Wingdings" w:hAnsi="Wingdings" w:hint="default"/>
      </w:rPr>
    </w:lvl>
    <w:lvl w:ilvl="6" w:tplc="7F7C4178">
      <w:start w:val="1"/>
      <w:numFmt w:val="bullet"/>
      <w:lvlText w:val=""/>
      <w:lvlJc w:val="left"/>
      <w:pPr>
        <w:ind w:left="5040" w:hanging="360"/>
      </w:pPr>
      <w:rPr>
        <w:rFonts w:ascii="Symbol" w:hAnsi="Symbol" w:hint="default"/>
      </w:rPr>
    </w:lvl>
    <w:lvl w:ilvl="7" w:tplc="0A7EEBF0">
      <w:start w:val="1"/>
      <w:numFmt w:val="bullet"/>
      <w:lvlText w:val="o"/>
      <w:lvlJc w:val="left"/>
      <w:pPr>
        <w:ind w:left="5760" w:hanging="360"/>
      </w:pPr>
      <w:rPr>
        <w:rFonts w:ascii="Courier New" w:hAnsi="Courier New" w:hint="default"/>
      </w:rPr>
    </w:lvl>
    <w:lvl w:ilvl="8" w:tplc="D6949F92">
      <w:start w:val="1"/>
      <w:numFmt w:val="bullet"/>
      <w:lvlText w:val=""/>
      <w:lvlJc w:val="left"/>
      <w:pPr>
        <w:ind w:left="6480" w:hanging="360"/>
      </w:pPr>
      <w:rPr>
        <w:rFonts w:ascii="Wingdings" w:hAnsi="Wingdings" w:hint="default"/>
      </w:rPr>
    </w:lvl>
  </w:abstractNum>
  <w:abstractNum w:abstractNumId="32" w15:restartNumberingAfterBreak="0">
    <w:nsid w:val="1AB1FB3A"/>
    <w:multiLevelType w:val="hybridMultilevel"/>
    <w:tmpl w:val="FFFFFFFF"/>
    <w:lvl w:ilvl="0" w:tplc="5344E7FE">
      <w:start w:val="1"/>
      <w:numFmt w:val="bullet"/>
      <w:lvlText w:val=""/>
      <w:lvlJc w:val="left"/>
      <w:pPr>
        <w:ind w:left="720" w:hanging="360"/>
      </w:pPr>
      <w:rPr>
        <w:rFonts w:ascii="Symbol" w:hAnsi="Symbol" w:hint="default"/>
      </w:rPr>
    </w:lvl>
    <w:lvl w:ilvl="1" w:tplc="C0225276">
      <w:start w:val="1"/>
      <w:numFmt w:val="bullet"/>
      <w:lvlText w:val="o"/>
      <w:lvlJc w:val="left"/>
      <w:pPr>
        <w:ind w:left="1440" w:hanging="360"/>
      </w:pPr>
      <w:rPr>
        <w:rFonts w:ascii="Courier New" w:hAnsi="Courier New" w:hint="default"/>
      </w:rPr>
    </w:lvl>
    <w:lvl w:ilvl="2" w:tplc="D31676A8">
      <w:start w:val="1"/>
      <w:numFmt w:val="bullet"/>
      <w:lvlText w:val=""/>
      <w:lvlJc w:val="left"/>
      <w:pPr>
        <w:ind w:left="2160" w:hanging="360"/>
      </w:pPr>
      <w:rPr>
        <w:rFonts w:ascii="Wingdings" w:hAnsi="Wingdings" w:hint="default"/>
      </w:rPr>
    </w:lvl>
    <w:lvl w:ilvl="3" w:tplc="9E76C450">
      <w:start w:val="1"/>
      <w:numFmt w:val="bullet"/>
      <w:lvlText w:val=""/>
      <w:lvlJc w:val="left"/>
      <w:pPr>
        <w:ind w:left="2880" w:hanging="360"/>
      </w:pPr>
      <w:rPr>
        <w:rFonts w:ascii="Symbol" w:hAnsi="Symbol" w:hint="default"/>
      </w:rPr>
    </w:lvl>
    <w:lvl w:ilvl="4" w:tplc="DB9ED8D2">
      <w:start w:val="1"/>
      <w:numFmt w:val="bullet"/>
      <w:lvlText w:val="o"/>
      <w:lvlJc w:val="left"/>
      <w:pPr>
        <w:ind w:left="3600" w:hanging="360"/>
      </w:pPr>
      <w:rPr>
        <w:rFonts w:ascii="Courier New" w:hAnsi="Courier New" w:hint="default"/>
      </w:rPr>
    </w:lvl>
    <w:lvl w:ilvl="5" w:tplc="ACA01DFA">
      <w:start w:val="1"/>
      <w:numFmt w:val="bullet"/>
      <w:lvlText w:val=""/>
      <w:lvlJc w:val="left"/>
      <w:pPr>
        <w:ind w:left="4320" w:hanging="360"/>
      </w:pPr>
      <w:rPr>
        <w:rFonts w:ascii="Wingdings" w:hAnsi="Wingdings" w:hint="default"/>
      </w:rPr>
    </w:lvl>
    <w:lvl w:ilvl="6" w:tplc="6FAA551A">
      <w:start w:val="1"/>
      <w:numFmt w:val="bullet"/>
      <w:lvlText w:val=""/>
      <w:lvlJc w:val="left"/>
      <w:pPr>
        <w:ind w:left="5040" w:hanging="360"/>
      </w:pPr>
      <w:rPr>
        <w:rFonts w:ascii="Symbol" w:hAnsi="Symbol" w:hint="default"/>
      </w:rPr>
    </w:lvl>
    <w:lvl w:ilvl="7" w:tplc="3A68112C">
      <w:start w:val="1"/>
      <w:numFmt w:val="bullet"/>
      <w:lvlText w:val="o"/>
      <w:lvlJc w:val="left"/>
      <w:pPr>
        <w:ind w:left="5760" w:hanging="360"/>
      </w:pPr>
      <w:rPr>
        <w:rFonts w:ascii="Courier New" w:hAnsi="Courier New" w:hint="default"/>
      </w:rPr>
    </w:lvl>
    <w:lvl w:ilvl="8" w:tplc="2D301320">
      <w:start w:val="1"/>
      <w:numFmt w:val="bullet"/>
      <w:lvlText w:val=""/>
      <w:lvlJc w:val="left"/>
      <w:pPr>
        <w:ind w:left="6480" w:hanging="360"/>
      </w:pPr>
      <w:rPr>
        <w:rFonts w:ascii="Wingdings" w:hAnsi="Wingdings" w:hint="default"/>
      </w:rPr>
    </w:lvl>
  </w:abstractNum>
  <w:abstractNum w:abstractNumId="33" w15:restartNumberingAfterBreak="0">
    <w:nsid w:val="1E637489"/>
    <w:multiLevelType w:val="hybridMultilevel"/>
    <w:tmpl w:val="D9D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651B66"/>
    <w:multiLevelType w:val="multilevel"/>
    <w:tmpl w:val="A81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608A1"/>
    <w:multiLevelType w:val="hybridMultilevel"/>
    <w:tmpl w:val="D2DCEB06"/>
    <w:lvl w:ilvl="0" w:tplc="CC4E89C4">
      <w:start w:val="1"/>
      <w:numFmt w:val="bullet"/>
      <w:lvlText w:val=""/>
      <w:lvlJc w:val="left"/>
      <w:pPr>
        <w:ind w:left="720" w:hanging="360"/>
      </w:pPr>
      <w:rPr>
        <w:rFonts w:ascii="Symbol" w:hAnsi="Symbol" w:hint="default"/>
      </w:rPr>
    </w:lvl>
    <w:lvl w:ilvl="1" w:tplc="A8A8D740">
      <w:start w:val="1"/>
      <w:numFmt w:val="bullet"/>
      <w:lvlText w:val="o"/>
      <w:lvlJc w:val="left"/>
      <w:pPr>
        <w:ind w:left="1440" w:hanging="360"/>
      </w:pPr>
      <w:rPr>
        <w:rFonts w:ascii="Courier New" w:hAnsi="Courier New" w:hint="default"/>
      </w:rPr>
    </w:lvl>
    <w:lvl w:ilvl="2" w:tplc="38CC5A0E">
      <w:start w:val="1"/>
      <w:numFmt w:val="bullet"/>
      <w:lvlText w:val=""/>
      <w:lvlJc w:val="left"/>
      <w:pPr>
        <w:ind w:left="2160" w:hanging="360"/>
      </w:pPr>
      <w:rPr>
        <w:rFonts w:ascii="Wingdings" w:hAnsi="Wingdings" w:hint="default"/>
      </w:rPr>
    </w:lvl>
    <w:lvl w:ilvl="3" w:tplc="1D12823A">
      <w:start w:val="1"/>
      <w:numFmt w:val="bullet"/>
      <w:lvlText w:val=""/>
      <w:lvlJc w:val="left"/>
      <w:pPr>
        <w:ind w:left="2880" w:hanging="360"/>
      </w:pPr>
      <w:rPr>
        <w:rFonts w:ascii="Symbol" w:hAnsi="Symbol" w:hint="default"/>
      </w:rPr>
    </w:lvl>
    <w:lvl w:ilvl="4" w:tplc="83EEDF5C">
      <w:start w:val="1"/>
      <w:numFmt w:val="bullet"/>
      <w:lvlText w:val="o"/>
      <w:lvlJc w:val="left"/>
      <w:pPr>
        <w:ind w:left="3600" w:hanging="360"/>
      </w:pPr>
      <w:rPr>
        <w:rFonts w:ascii="Courier New" w:hAnsi="Courier New" w:hint="default"/>
      </w:rPr>
    </w:lvl>
    <w:lvl w:ilvl="5" w:tplc="90242CA4">
      <w:start w:val="1"/>
      <w:numFmt w:val="bullet"/>
      <w:lvlText w:val=""/>
      <w:lvlJc w:val="left"/>
      <w:pPr>
        <w:ind w:left="4320" w:hanging="360"/>
      </w:pPr>
      <w:rPr>
        <w:rFonts w:ascii="Wingdings" w:hAnsi="Wingdings" w:hint="default"/>
      </w:rPr>
    </w:lvl>
    <w:lvl w:ilvl="6" w:tplc="F77049EA">
      <w:start w:val="1"/>
      <w:numFmt w:val="bullet"/>
      <w:lvlText w:val=""/>
      <w:lvlJc w:val="left"/>
      <w:pPr>
        <w:ind w:left="5040" w:hanging="360"/>
      </w:pPr>
      <w:rPr>
        <w:rFonts w:ascii="Symbol" w:hAnsi="Symbol" w:hint="default"/>
      </w:rPr>
    </w:lvl>
    <w:lvl w:ilvl="7" w:tplc="FC8C389E">
      <w:start w:val="1"/>
      <w:numFmt w:val="bullet"/>
      <w:lvlText w:val="o"/>
      <w:lvlJc w:val="left"/>
      <w:pPr>
        <w:ind w:left="5760" w:hanging="360"/>
      </w:pPr>
      <w:rPr>
        <w:rFonts w:ascii="Courier New" w:hAnsi="Courier New" w:hint="default"/>
      </w:rPr>
    </w:lvl>
    <w:lvl w:ilvl="8" w:tplc="5AF6238A">
      <w:start w:val="1"/>
      <w:numFmt w:val="bullet"/>
      <w:lvlText w:val=""/>
      <w:lvlJc w:val="left"/>
      <w:pPr>
        <w:ind w:left="6480" w:hanging="360"/>
      </w:pPr>
      <w:rPr>
        <w:rFonts w:ascii="Wingdings" w:hAnsi="Wingdings" w:hint="default"/>
      </w:rPr>
    </w:lvl>
  </w:abstractNum>
  <w:abstractNum w:abstractNumId="36" w15:restartNumberingAfterBreak="0">
    <w:nsid w:val="24B85160"/>
    <w:multiLevelType w:val="hybridMultilevel"/>
    <w:tmpl w:val="35A8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C39842"/>
    <w:multiLevelType w:val="hybridMultilevel"/>
    <w:tmpl w:val="FFFFFFFF"/>
    <w:lvl w:ilvl="0" w:tplc="E79CCF7E">
      <w:start w:val="1"/>
      <w:numFmt w:val="bullet"/>
      <w:lvlText w:val=""/>
      <w:lvlJc w:val="left"/>
      <w:pPr>
        <w:ind w:left="720" w:hanging="360"/>
      </w:pPr>
      <w:rPr>
        <w:rFonts w:ascii="Symbol" w:hAnsi="Symbol" w:hint="default"/>
      </w:rPr>
    </w:lvl>
    <w:lvl w:ilvl="1" w:tplc="8AAE9978">
      <w:start w:val="1"/>
      <w:numFmt w:val="bullet"/>
      <w:lvlText w:val="o"/>
      <w:lvlJc w:val="left"/>
      <w:pPr>
        <w:ind w:left="1440" w:hanging="360"/>
      </w:pPr>
      <w:rPr>
        <w:rFonts w:ascii="Courier New" w:hAnsi="Courier New" w:hint="default"/>
      </w:rPr>
    </w:lvl>
    <w:lvl w:ilvl="2" w:tplc="0980ADCC">
      <w:start w:val="1"/>
      <w:numFmt w:val="bullet"/>
      <w:lvlText w:val=""/>
      <w:lvlJc w:val="left"/>
      <w:pPr>
        <w:ind w:left="2160" w:hanging="360"/>
      </w:pPr>
      <w:rPr>
        <w:rFonts w:ascii="Wingdings" w:hAnsi="Wingdings" w:hint="default"/>
      </w:rPr>
    </w:lvl>
    <w:lvl w:ilvl="3" w:tplc="DD3CDEF0">
      <w:start w:val="1"/>
      <w:numFmt w:val="bullet"/>
      <w:lvlText w:val=""/>
      <w:lvlJc w:val="left"/>
      <w:pPr>
        <w:ind w:left="2880" w:hanging="360"/>
      </w:pPr>
      <w:rPr>
        <w:rFonts w:ascii="Symbol" w:hAnsi="Symbol" w:hint="default"/>
      </w:rPr>
    </w:lvl>
    <w:lvl w:ilvl="4" w:tplc="4CE8E21E">
      <w:start w:val="1"/>
      <w:numFmt w:val="bullet"/>
      <w:lvlText w:val="o"/>
      <w:lvlJc w:val="left"/>
      <w:pPr>
        <w:ind w:left="3600" w:hanging="360"/>
      </w:pPr>
      <w:rPr>
        <w:rFonts w:ascii="Courier New" w:hAnsi="Courier New" w:hint="default"/>
      </w:rPr>
    </w:lvl>
    <w:lvl w:ilvl="5" w:tplc="5C2EB7C6">
      <w:start w:val="1"/>
      <w:numFmt w:val="bullet"/>
      <w:lvlText w:val=""/>
      <w:lvlJc w:val="left"/>
      <w:pPr>
        <w:ind w:left="4320" w:hanging="360"/>
      </w:pPr>
      <w:rPr>
        <w:rFonts w:ascii="Wingdings" w:hAnsi="Wingdings" w:hint="default"/>
      </w:rPr>
    </w:lvl>
    <w:lvl w:ilvl="6" w:tplc="DD92CC32">
      <w:start w:val="1"/>
      <w:numFmt w:val="bullet"/>
      <w:lvlText w:val=""/>
      <w:lvlJc w:val="left"/>
      <w:pPr>
        <w:ind w:left="5040" w:hanging="360"/>
      </w:pPr>
      <w:rPr>
        <w:rFonts w:ascii="Symbol" w:hAnsi="Symbol" w:hint="default"/>
      </w:rPr>
    </w:lvl>
    <w:lvl w:ilvl="7" w:tplc="43CEBA66">
      <w:start w:val="1"/>
      <w:numFmt w:val="bullet"/>
      <w:lvlText w:val="o"/>
      <w:lvlJc w:val="left"/>
      <w:pPr>
        <w:ind w:left="5760" w:hanging="360"/>
      </w:pPr>
      <w:rPr>
        <w:rFonts w:ascii="Courier New" w:hAnsi="Courier New" w:hint="default"/>
      </w:rPr>
    </w:lvl>
    <w:lvl w:ilvl="8" w:tplc="529A2E7C">
      <w:start w:val="1"/>
      <w:numFmt w:val="bullet"/>
      <w:lvlText w:val=""/>
      <w:lvlJc w:val="left"/>
      <w:pPr>
        <w:ind w:left="6480" w:hanging="360"/>
      </w:pPr>
      <w:rPr>
        <w:rFonts w:ascii="Wingdings" w:hAnsi="Wingdings" w:hint="default"/>
      </w:rPr>
    </w:lvl>
  </w:abstractNum>
  <w:abstractNum w:abstractNumId="38" w15:restartNumberingAfterBreak="0">
    <w:nsid w:val="258C3077"/>
    <w:multiLevelType w:val="multilevel"/>
    <w:tmpl w:val="146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365E7"/>
    <w:multiLevelType w:val="hybridMultilevel"/>
    <w:tmpl w:val="FFFFFFFF"/>
    <w:lvl w:ilvl="0" w:tplc="3FF28C4C">
      <w:start w:val="1"/>
      <w:numFmt w:val="bullet"/>
      <w:lvlText w:val=""/>
      <w:lvlJc w:val="left"/>
      <w:pPr>
        <w:ind w:left="720" w:hanging="360"/>
      </w:pPr>
      <w:rPr>
        <w:rFonts w:ascii="Symbol" w:hAnsi="Symbol" w:hint="default"/>
      </w:rPr>
    </w:lvl>
    <w:lvl w:ilvl="1" w:tplc="C36E0A62">
      <w:start w:val="1"/>
      <w:numFmt w:val="bullet"/>
      <w:lvlText w:val="o"/>
      <w:lvlJc w:val="left"/>
      <w:pPr>
        <w:ind w:left="1440" w:hanging="360"/>
      </w:pPr>
      <w:rPr>
        <w:rFonts w:ascii="Courier New" w:hAnsi="Courier New" w:hint="default"/>
      </w:rPr>
    </w:lvl>
    <w:lvl w:ilvl="2" w:tplc="CFC8D236">
      <w:start w:val="1"/>
      <w:numFmt w:val="bullet"/>
      <w:lvlText w:val=""/>
      <w:lvlJc w:val="left"/>
      <w:pPr>
        <w:ind w:left="2160" w:hanging="360"/>
      </w:pPr>
      <w:rPr>
        <w:rFonts w:ascii="Wingdings" w:hAnsi="Wingdings" w:hint="default"/>
      </w:rPr>
    </w:lvl>
    <w:lvl w:ilvl="3" w:tplc="E84A0420">
      <w:start w:val="1"/>
      <w:numFmt w:val="bullet"/>
      <w:lvlText w:val=""/>
      <w:lvlJc w:val="left"/>
      <w:pPr>
        <w:ind w:left="2880" w:hanging="360"/>
      </w:pPr>
      <w:rPr>
        <w:rFonts w:ascii="Symbol" w:hAnsi="Symbol" w:hint="default"/>
      </w:rPr>
    </w:lvl>
    <w:lvl w:ilvl="4" w:tplc="A95A567A">
      <w:start w:val="1"/>
      <w:numFmt w:val="bullet"/>
      <w:lvlText w:val="o"/>
      <w:lvlJc w:val="left"/>
      <w:pPr>
        <w:ind w:left="3600" w:hanging="360"/>
      </w:pPr>
      <w:rPr>
        <w:rFonts w:ascii="Courier New" w:hAnsi="Courier New" w:hint="default"/>
      </w:rPr>
    </w:lvl>
    <w:lvl w:ilvl="5" w:tplc="22209F30">
      <w:start w:val="1"/>
      <w:numFmt w:val="bullet"/>
      <w:lvlText w:val=""/>
      <w:lvlJc w:val="left"/>
      <w:pPr>
        <w:ind w:left="4320" w:hanging="360"/>
      </w:pPr>
      <w:rPr>
        <w:rFonts w:ascii="Wingdings" w:hAnsi="Wingdings" w:hint="default"/>
      </w:rPr>
    </w:lvl>
    <w:lvl w:ilvl="6" w:tplc="746E2152">
      <w:start w:val="1"/>
      <w:numFmt w:val="bullet"/>
      <w:lvlText w:val=""/>
      <w:lvlJc w:val="left"/>
      <w:pPr>
        <w:ind w:left="5040" w:hanging="360"/>
      </w:pPr>
      <w:rPr>
        <w:rFonts w:ascii="Symbol" w:hAnsi="Symbol" w:hint="default"/>
      </w:rPr>
    </w:lvl>
    <w:lvl w:ilvl="7" w:tplc="CFD4799E">
      <w:start w:val="1"/>
      <w:numFmt w:val="bullet"/>
      <w:lvlText w:val="o"/>
      <w:lvlJc w:val="left"/>
      <w:pPr>
        <w:ind w:left="5760" w:hanging="360"/>
      </w:pPr>
      <w:rPr>
        <w:rFonts w:ascii="Courier New" w:hAnsi="Courier New" w:hint="default"/>
      </w:rPr>
    </w:lvl>
    <w:lvl w:ilvl="8" w:tplc="2EA871D0">
      <w:start w:val="1"/>
      <w:numFmt w:val="bullet"/>
      <w:lvlText w:val=""/>
      <w:lvlJc w:val="left"/>
      <w:pPr>
        <w:ind w:left="6480" w:hanging="360"/>
      </w:pPr>
      <w:rPr>
        <w:rFonts w:ascii="Wingdings" w:hAnsi="Wingdings" w:hint="default"/>
      </w:rPr>
    </w:lvl>
  </w:abstractNum>
  <w:abstractNum w:abstractNumId="40" w15:restartNumberingAfterBreak="0">
    <w:nsid w:val="282B9CB9"/>
    <w:multiLevelType w:val="hybridMultilevel"/>
    <w:tmpl w:val="66E01D8E"/>
    <w:lvl w:ilvl="0" w:tplc="343EABFC">
      <w:start w:val="1"/>
      <w:numFmt w:val="bullet"/>
      <w:lvlText w:val=""/>
      <w:lvlJc w:val="left"/>
      <w:pPr>
        <w:ind w:left="720" w:hanging="360"/>
      </w:pPr>
      <w:rPr>
        <w:rFonts w:ascii="Symbol" w:hAnsi="Symbol" w:hint="default"/>
      </w:rPr>
    </w:lvl>
    <w:lvl w:ilvl="1" w:tplc="76EA8EAC">
      <w:start w:val="1"/>
      <w:numFmt w:val="bullet"/>
      <w:lvlText w:val="o"/>
      <w:lvlJc w:val="left"/>
      <w:pPr>
        <w:ind w:left="1440" w:hanging="360"/>
      </w:pPr>
      <w:rPr>
        <w:rFonts w:ascii="Courier New" w:hAnsi="Courier New" w:hint="default"/>
      </w:rPr>
    </w:lvl>
    <w:lvl w:ilvl="2" w:tplc="C2CE1586">
      <w:start w:val="1"/>
      <w:numFmt w:val="bullet"/>
      <w:lvlText w:val=""/>
      <w:lvlJc w:val="left"/>
      <w:pPr>
        <w:ind w:left="2160" w:hanging="360"/>
      </w:pPr>
      <w:rPr>
        <w:rFonts w:ascii="Wingdings" w:hAnsi="Wingdings" w:hint="default"/>
      </w:rPr>
    </w:lvl>
    <w:lvl w:ilvl="3" w:tplc="24B8EF04">
      <w:start w:val="1"/>
      <w:numFmt w:val="bullet"/>
      <w:lvlText w:val=""/>
      <w:lvlJc w:val="left"/>
      <w:pPr>
        <w:ind w:left="2880" w:hanging="360"/>
      </w:pPr>
      <w:rPr>
        <w:rFonts w:ascii="Symbol" w:hAnsi="Symbol" w:hint="default"/>
      </w:rPr>
    </w:lvl>
    <w:lvl w:ilvl="4" w:tplc="34806D3C">
      <w:start w:val="1"/>
      <w:numFmt w:val="bullet"/>
      <w:lvlText w:val="o"/>
      <w:lvlJc w:val="left"/>
      <w:pPr>
        <w:ind w:left="3600" w:hanging="360"/>
      </w:pPr>
      <w:rPr>
        <w:rFonts w:ascii="Courier New" w:hAnsi="Courier New" w:hint="default"/>
      </w:rPr>
    </w:lvl>
    <w:lvl w:ilvl="5" w:tplc="175A4704">
      <w:start w:val="1"/>
      <w:numFmt w:val="bullet"/>
      <w:lvlText w:val=""/>
      <w:lvlJc w:val="left"/>
      <w:pPr>
        <w:ind w:left="4320" w:hanging="360"/>
      </w:pPr>
      <w:rPr>
        <w:rFonts w:ascii="Wingdings" w:hAnsi="Wingdings" w:hint="default"/>
      </w:rPr>
    </w:lvl>
    <w:lvl w:ilvl="6" w:tplc="F7C83C4C">
      <w:start w:val="1"/>
      <w:numFmt w:val="bullet"/>
      <w:lvlText w:val=""/>
      <w:lvlJc w:val="left"/>
      <w:pPr>
        <w:ind w:left="5040" w:hanging="360"/>
      </w:pPr>
      <w:rPr>
        <w:rFonts w:ascii="Symbol" w:hAnsi="Symbol" w:hint="default"/>
      </w:rPr>
    </w:lvl>
    <w:lvl w:ilvl="7" w:tplc="A54C0106">
      <w:start w:val="1"/>
      <w:numFmt w:val="bullet"/>
      <w:lvlText w:val="o"/>
      <w:lvlJc w:val="left"/>
      <w:pPr>
        <w:ind w:left="5760" w:hanging="360"/>
      </w:pPr>
      <w:rPr>
        <w:rFonts w:ascii="Courier New" w:hAnsi="Courier New" w:hint="default"/>
      </w:rPr>
    </w:lvl>
    <w:lvl w:ilvl="8" w:tplc="7F123C52">
      <w:start w:val="1"/>
      <w:numFmt w:val="bullet"/>
      <w:lvlText w:val=""/>
      <w:lvlJc w:val="left"/>
      <w:pPr>
        <w:ind w:left="6480" w:hanging="360"/>
      </w:pPr>
      <w:rPr>
        <w:rFonts w:ascii="Wingdings" w:hAnsi="Wingdings" w:hint="default"/>
      </w:rPr>
    </w:lvl>
  </w:abstractNum>
  <w:abstractNum w:abstractNumId="41" w15:restartNumberingAfterBreak="0">
    <w:nsid w:val="29F40E92"/>
    <w:multiLevelType w:val="hybridMultilevel"/>
    <w:tmpl w:val="8258EC0A"/>
    <w:lvl w:ilvl="0" w:tplc="EFA4E5B6">
      <w:start w:val="1"/>
      <w:numFmt w:val="bullet"/>
      <w:lvlText w:val=""/>
      <w:lvlJc w:val="left"/>
      <w:pPr>
        <w:ind w:left="720" w:hanging="360"/>
      </w:pPr>
      <w:rPr>
        <w:rFonts w:ascii="Symbol" w:hAnsi="Symbol" w:hint="default"/>
      </w:rPr>
    </w:lvl>
    <w:lvl w:ilvl="1" w:tplc="099E4984">
      <w:start w:val="1"/>
      <w:numFmt w:val="bullet"/>
      <w:lvlText w:val="o"/>
      <w:lvlJc w:val="left"/>
      <w:pPr>
        <w:ind w:left="1440" w:hanging="360"/>
      </w:pPr>
      <w:rPr>
        <w:rFonts w:ascii="Courier New" w:hAnsi="Courier New" w:hint="default"/>
      </w:rPr>
    </w:lvl>
    <w:lvl w:ilvl="2" w:tplc="AB3CAB54">
      <w:start w:val="1"/>
      <w:numFmt w:val="bullet"/>
      <w:lvlText w:val=""/>
      <w:lvlJc w:val="left"/>
      <w:pPr>
        <w:ind w:left="2160" w:hanging="360"/>
      </w:pPr>
      <w:rPr>
        <w:rFonts w:ascii="Wingdings" w:hAnsi="Wingdings" w:hint="default"/>
      </w:rPr>
    </w:lvl>
    <w:lvl w:ilvl="3" w:tplc="34DAF906">
      <w:start w:val="1"/>
      <w:numFmt w:val="bullet"/>
      <w:lvlText w:val=""/>
      <w:lvlJc w:val="left"/>
      <w:pPr>
        <w:ind w:left="2880" w:hanging="360"/>
      </w:pPr>
      <w:rPr>
        <w:rFonts w:ascii="Symbol" w:hAnsi="Symbol" w:hint="default"/>
      </w:rPr>
    </w:lvl>
    <w:lvl w:ilvl="4" w:tplc="1EC01110">
      <w:start w:val="1"/>
      <w:numFmt w:val="bullet"/>
      <w:lvlText w:val="o"/>
      <w:lvlJc w:val="left"/>
      <w:pPr>
        <w:ind w:left="3600" w:hanging="360"/>
      </w:pPr>
      <w:rPr>
        <w:rFonts w:ascii="Courier New" w:hAnsi="Courier New" w:hint="default"/>
      </w:rPr>
    </w:lvl>
    <w:lvl w:ilvl="5" w:tplc="0A5E10D4">
      <w:start w:val="1"/>
      <w:numFmt w:val="bullet"/>
      <w:lvlText w:val=""/>
      <w:lvlJc w:val="left"/>
      <w:pPr>
        <w:ind w:left="4320" w:hanging="360"/>
      </w:pPr>
      <w:rPr>
        <w:rFonts w:ascii="Wingdings" w:hAnsi="Wingdings" w:hint="default"/>
      </w:rPr>
    </w:lvl>
    <w:lvl w:ilvl="6" w:tplc="F6EEBAFC">
      <w:start w:val="1"/>
      <w:numFmt w:val="bullet"/>
      <w:lvlText w:val=""/>
      <w:lvlJc w:val="left"/>
      <w:pPr>
        <w:ind w:left="5040" w:hanging="360"/>
      </w:pPr>
      <w:rPr>
        <w:rFonts w:ascii="Symbol" w:hAnsi="Symbol" w:hint="default"/>
      </w:rPr>
    </w:lvl>
    <w:lvl w:ilvl="7" w:tplc="EFECBF84">
      <w:start w:val="1"/>
      <w:numFmt w:val="bullet"/>
      <w:lvlText w:val="o"/>
      <w:lvlJc w:val="left"/>
      <w:pPr>
        <w:ind w:left="5760" w:hanging="360"/>
      </w:pPr>
      <w:rPr>
        <w:rFonts w:ascii="Courier New" w:hAnsi="Courier New" w:hint="default"/>
      </w:rPr>
    </w:lvl>
    <w:lvl w:ilvl="8" w:tplc="AB50B584">
      <w:start w:val="1"/>
      <w:numFmt w:val="bullet"/>
      <w:lvlText w:val=""/>
      <w:lvlJc w:val="left"/>
      <w:pPr>
        <w:ind w:left="6480" w:hanging="360"/>
      </w:pPr>
      <w:rPr>
        <w:rFonts w:ascii="Wingdings" w:hAnsi="Wingdings" w:hint="default"/>
      </w:rPr>
    </w:lvl>
  </w:abstractNum>
  <w:abstractNum w:abstractNumId="42" w15:restartNumberingAfterBreak="0">
    <w:nsid w:val="2BF4CE66"/>
    <w:multiLevelType w:val="hybridMultilevel"/>
    <w:tmpl w:val="8BD01FA4"/>
    <w:lvl w:ilvl="0" w:tplc="3E4AF93A">
      <w:start w:val="1"/>
      <w:numFmt w:val="bullet"/>
      <w:lvlText w:val=""/>
      <w:lvlJc w:val="left"/>
      <w:pPr>
        <w:ind w:left="720" w:hanging="360"/>
      </w:pPr>
      <w:rPr>
        <w:rFonts w:ascii="Symbol" w:hAnsi="Symbol" w:hint="default"/>
      </w:rPr>
    </w:lvl>
    <w:lvl w:ilvl="1" w:tplc="D3A27E5A">
      <w:start w:val="1"/>
      <w:numFmt w:val="bullet"/>
      <w:lvlText w:val="o"/>
      <w:lvlJc w:val="left"/>
      <w:pPr>
        <w:ind w:left="1440" w:hanging="360"/>
      </w:pPr>
      <w:rPr>
        <w:rFonts w:ascii="Courier New" w:hAnsi="Courier New" w:hint="default"/>
      </w:rPr>
    </w:lvl>
    <w:lvl w:ilvl="2" w:tplc="C6506476">
      <w:start w:val="1"/>
      <w:numFmt w:val="bullet"/>
      <w:lvlText w:val=""/>
      <w:lvlJc w:val="left"/>
      <w:pPr>
        <w:ind w:left="2160" w:hanging="360"/>
      </w:pPr>
      <w:rPr>
        <w:rFonts w:ascii="Wingdings" w:hAnsi="Wingdings" w:hint="default"/>
      </w:rPr>
    </w:lvl>
    <w:lvl w:ilvl="3" w:tplc="7DE4F716">
      <w:start w:val="1"/>
      <w:numFmt w:val="bullet"/>
      <w:lvlText w:val=""/>
      <w:lvlJc w:val="left"/>
      <w:pPr>
        <w:ind w:left="2880" w:hanging="360"/>
      </w:pPr>
      <w:rPr>
        <w:rFonts w:ascii="Symbol" w:hAnsi="Symbol" w:hint="default"/>
      </w:rPr>
    </w:lvl>
    <w:lvl w:ilvl="4" w:tplc="C2ACDE86">
      <w:start w:val="1"/>
      <w:numFmt w:val="bullet"/>
      <w:lvlText w:val="o"/>
      <w:lvlJc w:val="left"/>
      <w:pPr>
        <w:ind w:left="3600" w:hanging="360"/>
      </w:pPr>
      <w:rPr>
        <w:rFonts w:ascii="Courier New" w:hAnsi="Courier New" w:hint="default"/>
      </w:rPr>
    </w:lvl>
    <w:lvl w:ilvl="5" w:tplc="7D583380">
      <w:start w:val="1"/>
      <w:numFmt w:val="bullet"/>
      <w:lvlText w:val=""/>
      <w:lvlJc w:val="left"/>
      <w:pPr>
        <w:ind w:left="4320" w:hanging="360"/>
      </w:pPr>
      <w:rPr>
        <w:rFonts w:ascii="Wingdings" w:hAnsi="Wingdings" w:hint="default"/>
      </w:rPr>
    </w:lvl>
    <w:lvl w:ilvl="6" w:tplc="081A1AB6">
      <w:start w:val="1"/>
      <w:numFmt w:val="bullet"/>
      <w:lvlText w:val=""/>
      <w:lvlJc w:val="left"/>
      <w:pPr>
        <w:ind w:left="5040" w:hanging="360"/>
      </w:pPr>
      <w:rPr>
        <w:rFonts w:ascii="Symbol" w:hAnsi="Symbol" w:hint="default"/>
      </w:rPr>
    </w:lvl>
    <w:lvl w:ilvl="7" w:tplc="0426726A">
      <w:start w:val="1"/>
      <w:numFmt w:val="bullet"/>
      <w:lvlText w:val="o"/>
      <w:lvlJc w:val="left"/>
      <w:pPr>
        <w:ind w:left="5760" w:hanging="360"/>
      </w:pPr>
      <w:rPr>
        <w:rFonts w:ascii="Courier New" w:hAnsi="Courier New" w:hint="default"/>
      </w:rPr>
    </w:lvl>
    <w:lvl w:ilvl="8" w:tplc="B19A074C">
      <w:start w:val="1"/>
      <w:numFmt w:val="bullet"/>
      <w:lvlText w:val=""/>
      <w:lvlJc w:val="left"/>
      <w:pPr>
        <w:ind w:left="6480" w:hanging="360"/>
      </w:pPr>
      <w:rPr>
        <w:rFonts w:ascii="Wingdings" w:hAnsi="Wingdings" w:hint="default"/>
      </w:rPr>
    </w:lvl>
  </w:abstractNum>
  <w:abstractNum w:abstractNumId="43" w15:restartNumberingAfterBreak="0">
    <w:nsid w:val="2BFE5077"/>
    <w:multiLevelType w:val="hybridMultilevel"/>
    <w:tmpl w:val="FFFFFFFF"/>
    <w:lvl w:ilvl="0" w:tplc="A20E791E">
      <w:start w:val="1"/>
      <w:numFmt w:val="bullet"/>
      <w:lvlText w:val=""/>
      <w:lvlJc w:val="left"/>
      <w:pPr>
        <w:ind w:left="720" w:hanging="360"/>
      </w:pPr>
      <w:rPr>
        <w:rFonts w:ascii="Symbol" w:hAnsi="Symbol" w:hint="default"/>
      </w:rPr>
    </w:lvl>
    <w:lvl w:ilvl="1" w:tplc="FA4E36E2">
      <w:start w:val="1"/>
      <w:numFmt w:val="bullet"/>
      <w:lvlText w:val="o"/>
      <w:lvlJc w:val="left"/>
      <w:pPr>
        <w:ind w:left="1440" w:hanging="360"/>
      </w:pPr>
      <w:rPr>
        <w:rFonts w:ascii="Courier New" w:hAnsi="Courier New" w:hint="default"/>
      </w:rPr>
    </w:lvl>
    <w:lvl w:ilvl="2" w:tplc="CFEE5D38">
      <w:start w:val="1"/>
      <w:numFmt w:val="bullet"/>
      <w:lvlText w:val=""/>
      <w:lvlJc w:val="left"/>
      <w:pPr>
        <w:ind w:left="2160" w:hanging="360"/>
      </w:pPr>
      <w:rPr>
        <w:rFonts w:ascii="Wingdings" w:hAnsi="Wingdings" w:hint="default"/>
      </w:rPr>
    </w:lvl>
    <w:lvl w:ilvl="3" w:tplc="C6B0D63C">
      <w:start w:val="1"/>
      <w:numFmt w:val="bullet"/>
      <w:lvlText w:val=""/>
      <w:lvlJc w:val="left"/>
      <w:pPr>
        <w:ind w:left="2880" w:hanging="360"/>
      </w:pPr>
      <w:rPr>
        <w:rFonts w:ascii="Symbol" w:hAnsi="Symbol" w:hint="default"/>
      </w:rPr>
    </w:lvl>
    <w:lvl w:ilvl="4" w:tplc="3A6A7068">
      <w:start w:val="1"/>
      <w:numFmt w:val="bullet"/>
      <w:lvlText w:val="o"/>
      <w:lvlJc w:val="left"/>
      <w:pPr>
        <w:ind w:left="3600" w:hanging="360"/>
      </w:pPr>
      <w:rPr>
        <w:rFonts w:ascii="Courier New" w:hAnsi="Courier New" w:hint="default"/>
      </w:rPr>
    </w:lvl>
    <w:lvl w:ilvl="5" w:tplc="AA40F15C">
      <w:start w:val="1"/>
      <w:numFmt w:val="bullet"/>
      <w:lvlText w:val=""/>
      <w:lvlJc w:val="left"/>
      <w:pPr>
        <w:ind w:left="4320" w:hanging="360"/>
      </w:pPr>
      <w:rPr>
        <w:rFonts w:ascii="Wingdings" w:hAnsi="Wingdings" w:hint="default"/>
      </w:rPr>
    </w:lvl>
    <w:lvl w:ilvl="6" w:tplc="D94CF6D6">
      <w:start w:val="1"/>
      <w:numFmt w:val="bullet"/>
      <w:lvlText w:val=""/>
      <w:lvlJc w:val="left"/>
      <w:pPr>
        <w:ind w:left="5040" w:hanging="360"/>
      </w:pPr>
      <w:rPr>
        <w:rFonts w:ascii="Symbol" w:hAnsi="Symbol" w:hint="default"/>
      </w:rPr>
    </w:lvl>
    <w:lvl w:ilvl="7" w:tplc="0B202E2C">
      <w:start w:val="1"/>
      <w:numFmt w:val="bullet"/>
      <w:lvlText w:val="o"/>
      <w:lvlJc w:val="left"/>
      <w:pPr>
        <w:ind w:left="5760" w:hanging="360"/>
      </w:pPr>
      <w:rPr>
        <w:rFonts w:ascii="Courier New" w:hAnsi="Courier New" w:hint="default"/>
      </w:rPr>
    </w:lvl>
    <w:lvl w:ilvl="8" w:tplc="9A24DA0A">
      <w:start w:val="1"/>
      <w:numFmt w:val="bullet"/>
      <w:lvlText w:val=""/>
      <w:lvlJc w:val="left"/>
      <w:pPr>
        <w:ind w:left="6480" w:hanging="360"/>
      </w:pPr>
      <w:rPr>
        <w:rFonts w:ascii="Wingdings" w:hAnsi="Wingdings" w:hint="default"/>
      </w:rPr>
    </w:lvl>
  </w:abstractNum>
  <w:abstractNum w:abstractNumId="44" w15:restartNumberingAfterBreak="0">
    <w:nsid w:val="2CAFCC3B"/>
    <w:multiLevelType w:val="hybridMultilevel"/>
    <w:tmpl w:val="FFFFFFFF"/>
    <w:lvl w:ilvl="0" w:tplc="FD94A00C">
      <w:start w:val="1"/>
      <w:numFmt w:val="bullet"/>
      <w:lvlText w:val=""/>
      <w:lvlJc w:val="left"/>
      <w:pPr>
        <w:ind w:left="720" w:hanging="360"/>
      </w:pPr>
      <w:rPr>
        <w:rFonts w:ascii="Symbol" w:hAnsi="Symbol" w:hint="default"/>
      </w:rPr>
    </w:lvl>
    <w:lvl w:ilvl="1" w:tplc="6F30DE34">
      <w:start w:val="1"/>
      <w:numFmt w:val="bullet"/>
      <w:lvlText w:val="o"/>
      <w:lvlJc w:val="left"/>
      <w:pPr>
        <w:ind w:left="1440" w:hanging="360"/>
      </w:pPr>
      <w:rPr>
        <w:rFonts w:ascii="Courier New" w:hAnsi="Courier New" w:hint="default"/>
      </w:rPr>
    </w:lvl>
    <w:lvl w:ilvl="2" w:tplc="1EB66BE4">
      <w:start w:val="1"/>
      <w:numFmt w:val="bullet"/>
      <w:lvlText w:val=""/>
      <w:lvlJc w:val="left"/>
      <w:pPr>
        <w:ind w:left="2160" w:hanging="360"/>
      </w:pPr>
      <w:rPr>
        <w:rFonts w:ascii="Wingdings" w:hAnsi="Wingdings" w:hint="default"/>
      </w:rPr>
    </w:lvl>
    <w:lvl w:ilvl="3" w:tplc="78F488C4">
      <w:start w:val="1"/>
      <w:numFmt w:val="bullet"/>
      <w:lvlText w:val=""/>
      <w:lvlJc w:val="left"/>
      <w:pPr>
        <w:ind w:left="2880" w:hanging="360"/>
      </w:pPr>
      <w:rPr>
        <w:rFonts w:ascii="Symbol" w:hAnsi="Symbol" w:hint="default"/>
      </w:rPr>
    </w:lvl>
    <w:lvl w:ilvl="4" w:tplc="5D669A6A">
      <w:start w:val="1"/>
      <w:numFmt w:val="bullet"/>
      <w:lvlText w:val="o"/>
      <w:lvlJc w:val="left"/>
      <w:pPr>
        <w:ind w:left="3600" w:hanging="360"/>
      </w:pPr>
      <w:rPr>
        <w:rFonts w:ascii="Courier New" w:hAnsi="Courier New" w:hint="default"/>
      </w:rPr>
    </w:lvl>
    <w:lvl w:ilvl="5" w:tplc="75A0E6FA">
      <w:start w:val="1"/>
      <w:numFmt w:val="bullet"/>
      <w:lvlText w:val=""/>
      <w:lvlJc w:val="left"/>
      <w:pPr>
        <w:ind w:left="4320" w:hanging="360"/>
      </w:pPr>
      <w:rPr>
        <w:rFonts w:ascii="Wingdings" w:hAnsi="Wingdings" w:hint="default"/>
      </w:rPr>
    </w:lvl>
    <w:lvl w:ilvl="6" w:tplc="C872334C">
      <w:start w:val="1"/>
      <w:numFmt w:val="bullet"/>
      <w:lvlText w:val=""/>
      <w:lvlJc w:val="left"/>
      <w:pPr>
        <w:ind w:left="5040" w:hanging="360"/>
      </w:pPr>
      <w:rPr>
        <w:rFonts w:ascii="Symbol" w:hAnsi="Symbol" w:hint="default"/>
      </w:rPr>
    </w:lvl>
    <w:lvl w:ilvl="7" w:tplc="526A0696">
      <w:start w:val="1"/>
      <w:numFmt w:val="bullet"/>
      <w:lvlText w:val="o"/>
      <w:lvlJc w:val="left"/>
      <w:pPr>
        <w:ind w:left="5760" w:hanging="360"/>
      </w:pPr>
      <w:rPr>
        <w:rFonts w:ascii="Courier New" w:hAnsi="Courier New" w:hint="default"/>
      </w:rPr>
    </w:lvl>
    <w:lvl w:ilvl="8" w:tplc="102CEDCC">
      <w:start w:val="1"/>
      <w:numFmt w:val="bullet"/>
      <w:lvlText w:val=""/>
      <w:lvlJc w:val="left"/>
      <w:pPr>
        <w:ind w:left="6480" w:hanging="360"/>
      </w:pPr>
      <w:rPr>
        <w:rFonts w:ascii="Wingdings" w:hAnsi="Wingdings" w:hint="default"/>
      </w:rPr>
    </w:lvl>
  </w:abstractNum>
  <w:abstractNum w:abstractNumId="45" w15:restartNumberingAfterBreak="0">
    <w:nsid w:val="2D8F0496"/>
    <w:multiLevelType w:val="hybridMultilevel"/>
    <w:tmpl w:val="FFFFFFFF"/>
    <w:lvl w:ilvl="0" w:tplc="49F0CF70">
      <w:start w:val="1"/>
      <w:numFmt w:val="decimal"/>
      <w:lvlText w:val="%1."/>
      <w:lvlJc w:val="left"/>
      <w:pPr>
        <w:ind w:left="720" w:hanging="360"/>
      </w:pPr>
    </w:lvl>
    <w:lvl w:ilvl="1" w:tplc="B77C9610">
      <w:start w:val="1"/>
      <w:numFmt w:val="lowerLetter"/>
      <w:lvlText w:val="%2."/>
      <w:lvlJc w:val="left"/>
      <w:pPr>
        <w:ind w:left="1440" w:hanging="360"/>
      </w:pPr>
    </w:lvl>
    <w:lvl w:ilvl="2" w:tplc="6EDA4078">
      <w:start w:val="1"/>
      <w:numFmt w:val="lowerRoman"/>
      <w:lvlText w:val="%3."/>
      <w:lvlJc w:val="right"/>
      <w:pPr>
        <w:ind w:left="2160" w:hanging="180"/>
      </w:pPr>
    </w:lvl>
    <w:lvl w:ilvl="3" w:tplc="CFBAD0BA">
      <w:start w:val="1"/>
      <w:numFmt w:val="decimal"/>
      <w:lvlText w:val="%4."/>
      <w:lvlJc w:val="left"/>
      <w:pPr>
        <w:ind w:left="2880" w:hanging="360"/>
      </w:pPr>
    </w:lvl>
    <w:lvl w:ilvl="4" w:tplc="03762F56">
      <w:start w:val="1"/>
      <w:numFmt w:val="lowerLetter"/>
      <w:lvlText w:val="%5."/>
      <w:lvlJc w:val="left"/>
      <w:pPr>
        <w:ind w:left="3600" w:hanging="360"/>
      </w:pPr>
    </w:lvl>
    <w:lvl w:ilvl="5" w:tplc="49C44CB0">
      <w:start w:val="1"/>
      <w:numFmt w:val="lowerRoman"/>
      <w:lvlText w:val="%6."/>
      <w:lvlJc w:val="right"/>
      <w:pPr>
        <w:ind w:left="4320" w:hanging="180"/>
      </w:pPr>
    </w:lvl>
    <w:lvl w:ilvl="6" w:tplc="6958D206">
      <w:start w:val="1"/>
      <w:numFmt w:val="decimal"/>
      <w:lvlText w:val="%7."/>
      <w:lvlJc w:val="left"/>
      <w:pPr>
        <w:ind w:left="5040" w:hanging="360"/>
      </w:pPr>
    </w:lvl>
    <w:lvl w:ilvl="7" w:tplc="A54007C2">
      <w:start w:val="1"/>
      <w:numFmt w:val="lowerLetter"/>
      <w:lvlText w:val="%8."/>
      <w:lvlJc w:val="left"/>
      <w:pPr>
        <w:ind w:left="5760" w:hanging="360"/>
      </w:pPr>
    </w:lvl>
    <w:lvl w:ilvl="8" w:tplc="EBAE247C">
      <w:start w:val="1"/>
      <w:numFmt w:val="lowerRoman"/>
      <w:lvlText w:val="%9."/>
      <w:lvlJc w:val="right"/>
      <w:pPr>
        <w:ind w:left="6480" w:hanging="180"/>
      </w:pPr>
    </w:lvl>
  </w:abstractNum>
  <w:abstractNum w:abstractNumId="46" w15:restartNumberingAfterBreak="0">
    <w:nsid w:val="2FD839F4"/>
    <w:multiLevelType w:val="hybridMultilevel"/>
    <w:tmpl w:val="82EE7DA0"/>
    <w:lvl w:ilvl="0" w:tplc="F7DA2B42">
      <w:start w:val="1"/>
      <w:numFmt w:val="bullet"/>
      <w:lvlText w:val=""/>
      <w:lvlJc w:val="left"/>
      <w:pPr>
        <w:ind w:left="720" w:hanging="360"/>
      </w:pPr>
      <w:rPr>
        <w:rFonts w:ascii="Symbol" w:hAnsi="Symbol" w:hint="default"/>
      </w:rPr>
    </w:lvl>
    <w:lvl w:ilvl="1" w:tplc="F3E2ABE6">
      <w:start w:val="1"/>
      <w:numFmt w:val="bullet"/>
      <w:lvlText w:val="o"/>
      <w:lvlJc w:val="left"/>
      <w:pPr>
        <w:ind w:left="1440" w:hanging="360"/>
      </w:pPr>
      <w:rPr>
        <w:rFonts w:ascii="Courier New" w:hAnsi="Courier New" w:hint="default"/>
      </w:rPr>
    </w:lvl>
    <w:lvl w:ilvl="2" w:tplc="3E40A9CC">
      <w:start w:val="1"/>
      <w:numFmt w:val="bullet"/>
      <w:lvlText w:val=""/>
      <w:lvlJc w:val="left"/>
      <w:pPr>
        <w:ind w:left="2160" w:hanging="360"/>
      </w:pPr>
      <w:rPr>
        <w:rFonts w:ascii="Wingdings" w:hAnsi="Wingdings" w:hint="default"/>
      </w:rPr>
    </w:lvl>
    <w:lvl w:ilvl="3" w:tplc="62A00F20">
      <w:start w:val="1"/>
      <w:numFmt w:val="bullet"/>
      <w:lvlText w:val=""/>
      <w:lvlJc w:val="left"/>
      <w:pPr>
        <w:ind w:left="2880" w:hanging="360"/>
      </w:pPr>
      <w:rPr>
        <w:rFonts w:ascii="Symbol" w:hAnsi="Symbol" w:hint="default"/>
      </w:rPr>
    </w:lvl>
    <w:lvl w:ilvl="4" w:tplc="82C2D874">
      <w:start w:val="1"/>
      <w:numFmt w:val="bullet"/>
      <w:lvlText w:val="o"/>
      <w:lvlJc w:val="left"/>
      <w:pPr>
        <w:ind w:left="3600" w:hanging="360"/>
      </w:pPr>
      <w:rPr>
        <w:rFonts w:ascii="Courier New" w:hAnsi="Courier New" w:hint="default"/>
      </w:rPr>
    </w:lvl>
    <w:lvl w:ilvl="5" w:tplc="737614B6">
      <w:start w:val="1"/>
      <w:numFmt w:val="bullet"/>
      <w:lvlText w:val=""/>
      <w:lvlJc w:val="left"/>
      <w:pPr>
        <w:ind w:left="4320" w:hanging="360"/>
      </w:pPr>
      <w:rPr>
        <w:rFonts w:ascii="Wingdings" w:hAnsi="Wingdings" w:hint="default"/>
      </w:rPr>
    </w:lvl>
    <w:lvl w:ilvl="6" w:tplc="DC52D07E">
      <w:start w:val="1"/>
      <w:numFmt w:val="bullet"/>
      <w:lvlText w:val=""/>
      <w:lvlJc w:val="left"/>
      <w:pPr>
        <w:ind w:left="5040" w:hanging="360"/>
      </w:pPr>
      <w:rPr>
        <w:rFonts w:ascii="Symbol" w:hAnsi="Symbol" w:hint="default"/>
      </w:rPr>
    </w:lvl>
    <w:lvl w:ilvl="7" w:tplc="0D1C302A">
      <w:start w:val="1"/>
      <w:numFmt w:val="bullet"/>
      <w:lvlText w:val="o"/>
      <w:lvlJc w:val="left"/>
      <w:pPr>
        <w:ind w:left="5760" w:hanging="360"/>
      </w:pPr>
      <w:rPr>
        <w:rFonts w:ascii="Courier New" w:hAnsi="Courier New" w:hint="default"/>
      </w:rPr>
    </w:lvl>
    <w:lvl w:ilvl="8" w:tplc="311206C6">
      <w:start w:val="1"/>
      <w:numFmt w:val="bullet"/>
      <w:lvlText w:val=""/>
      <w:lvlJc w:val="left"/>
      <w:pPr>
        <w:ind w:left="6480" w:hanging="360"/>
      </w:pPr>
      <w:rPr>
        <w:rFonts w:ascii="Wingdings" w:hAnsi="Wingdings" w:hint="default"/>
      </w:rPr>
    </w:lvl>
  </w:abstractNum>
  <w:abstractNum w:abstractNumId="47" w15:restartNumberingAfterBreak="0">
    <w:nsid w:val="30364767"/>
    <w:multiLevelType w:val="hybridMultilevel"/>
    <w:tmpl w:val="EAE28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3B6055"/>
    <w:multiLevelType w:val="hybridMultilevel"/>
    <w:tmpl w:val="AE70A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BA08C0"/>
    <w:multiLevelType w:val="hybridMultilevel"/>
    <w:tmpl w:val="FFFFFFFF"/>
    <w:lvl w:ilvl="0" w:tplc="898C22BA">
      <w:start w:val="1"/>
      <w:numFmt w:val="bullet"/>
      <w:lvlText w:val=""/>
      <w:lvlJc w:val="left"/>
      <w:pPr>
        <w:ind w:left="720" w:hanging="360"/>
      </w:pPr>
      <w:rPr>
        <w:rFonts w:ascii="Symbol" w:hAnsi="Symbol" w:hint="default"/>
      </w:rPr>
    </w:lvl>
    <w:lvl w:ilvl="1" w:tplc="9BC8EA7C">
      <w:start w:val="1"/>
      <w:numFmt w:val="bullet"/>
      <w:lvlText w:val="o"/>
      <w:lvlJc w:val="left"/>
      <w:pPr>
        <w:ind w:left="1440" w:hanging="360"/>
      </w:pPr>
      <w:rPr>
        <w:rFonts w:ascii="Courier New" w:hAnsi="Courier New" w:hint="default"/>
      </w:rPr>
    </w:lvl>
    <w:lvl w:ilvl="2" w:tplc="45C62A74">
      <w:start w:val="1"/>
      <w:numFmt w:val="bullet"/>
      <w:lvlText w:val=""/>
      <w:lvlJc w:val="left"/>
      <w:pPr>
        <w:ind w:left="2160" w:hanging="360"/>
      </w:pPr>
      <w:rPr>
        <w:rFonts w:ascii="Wingdings" w:hAnsi="Wingdings" w:hint="default"/>
      </w:rPr>
    </w:lvl>
    <w:lvl w:ilvl="3" w:tplc="3078C528">
      <w:start w:val="1"/>
      <w:numFmt w:val="bullet"/>
      <w:lvlText w:val=""/>
      <w:lvlJc w:val="left"/>
      <w:pPr>
        <w:ind w:left="2880" w:hanging="360"/>
      </w:pPr>
      <w:rPr>
        <w:rFonts w:ascii="Symbol" w:hAnsi="Symbol" w:hint="default"/>
      </w:rPr>
    </w:lvl>
    <w:lvl w:ilvl="4" w:tplc="42A8BD9A">
      <w:start w:val="1"/>
      <w:numFmt w:val="bullet"/>
      <w:lvlText w:val="o"/>
      <w:lvlJc w:val="left"/>
      <w:pPr>
        <w:ind w:left="3600" w:hanging="360"/>
      </w:pPr>
      <w:rPr>
        <w:rFonts w:ascii="Courier New" w:hAnsi="Courier New" w:hint="default"/>
      </w:rPr>
    </w:lvl>
    <w:lvl w:ilvl="5" w:tplc="7696B9D4">
      <w:start w:val="1"/>
      <w:numFmt w:val="bullet"/>
      <w:lvlText w:val=""/>
      <w:lvlJc w:val="left"/>
      <w:pPr>
        <w:ind w:left="4320" w:hanging="360"/>
      </w:pPr>
      <w:rPr>
        <w:rFonts w:ascii="Wingdings" w:hAnsi="Wingdings" w:hint="default"/>
      </w:rPr>
    </w:lvl>
    <w:lvl w:ilvl="6" w:tplc="8ACC4392">
      <w:start w:val="1"/>
      <w:numFmt w:val="bullet"/>
      <w:lvlText w:val=""/>
      <w:lvlJc w:val="left"/>
      <w:pPr>
        <w:ind w:left="5040" w:hanging="360"/>
      </w:pPr>
      <w:rPr>
        <w:rFonts w:ascii="Symbol" w:hAnsi="Symbol" w:hint="default"/>
      </w:rPr>
    </w:lvl>
    <w:lvl w:ilvl="7" w:tplc="AF585604">
      <w:start w:val="1"/>
      <w:numFmt w:val="bullet"/>
      <w:lvlText w:val="o"/>
      <w:lvlJc w:val="left"/>
      <w:pPr>
        <w:ind w:left="5760" w:hanging="360"/>
      </w:pPr>
      <w:rPr>
        <w:rFonts w:ascii="Courier New" w:hAnsi="Courier New" w:hint="default"/>
      </w:rPr>
    </w:lvl>
    <w:lvl w:ilvl="8" w:tplc="59822BC2">
      <w:start w:val="1"/>
      <w:numFmt w:val="bullet"/>
      <w:lvlText w:val=""/>
      <w:lvlJc w:val="left"/>
      <w:pPr>
        <w:ind w:left="6480" w:hanging="360"/>
      </w:pPr>
      <w:rPr>
        <w:rFonts w:ascii="Wingdings" w:hAnsi="Wingdings" w:hint="default"/>
      </w:rPr>
    </w:lvl>
  </w:abstractNum>
  <w:abstractNum w:abstractNumId="50" w15:restartNumberingAfterBreak="0">
    <w:nsid w:val="37BBDB78"/>
    <w:multiLevelType w:val="hybridMultilevel"/>
    <w:tmpl w:val="FFFFFFFF"/>
    <w:lvl w:ilvl="0" w:tplc="F2CE82F0">
      <w:start w:val="1"/>
      <w:numFmt w:val="bullet"/>
      <w:lvlText w:val=""/>
      <w:lvlJc w:val="left"/>
      <w:pPr>
        <w:ind w:left="720" w:hanging="360"/>
      </w:pPr>
      <w:rPr>
        <w:rFonts w:ascii="Symbol" w:hAnsi="Symbol" w:hint="default"/>
      </w:rPr>
    </w:lvl>
    <w:lvl w:ilvl="1" w:tplc="D314344C">
      <w:start w:val="1"/>
      <w:numFmt w:val="bullet"/>
      <w:lvlText w:val="o"/>
      <w:lvlJc w:val="left"/>
      <w:pPr>
        <w:ind w:left="1440" w:hanging="360"/>
      </w:pPr>
      <w:rPr>
        <w:rFonts w:ascii="Courier New" w:hAnsi="Courier New" w:hint="default"/>
      </w:rPr>
    </w:lvl>
    <w:lvl w:ilvl="2" w:tplc="AA0077C4">
      <w:start w:val="1"/>
      <w:numFmt w:val="bullet"/>
      <w:lvlText w:val=""/>
      <w:lvlJc w:val="left"/>
      <w:pPr>
        <w:ind w:left="2160" w:hanging="360"/>
      </w:pPr>
      <w:rPr>
        <w:rFonts w:ascii="Wingdings" w:hAnsi="Wingdings" w:hint="default"/>
      </w:rPr>
    </w:lvl>
    <w:lvl w:ilvl="3" w:tplc="35D6BFA4">
      <w:start w:val="1"/>
      <w:numFmt w:val="bullet"/>
      <w:lvlText w:val=""/>
      <w:lvlJc w:val="left"/>
      <w:pPr>
        <w:ind w:left="2880" w:hanging="360"/>
      </w:pPr>
      <w:rPr>
        <w:rFonts w:ascii="Symbol" w:hAnsi="Symbol" w:hint="default"/>
      </w:rPr>
    </w:lvl>
    <w:lvl w:ilvl="4" w:tplc="93DCD148">
      <w:start w:val="1"/>
      <w:numFmt w:val="bullet"/>
      <w:lvlText w:val="o"/>
      <w:lvlJc w:val="left"/>
      <w:pPr>
        <w:ind w:left="3600" w:hanging="360"/>
      </w:pPr>
      <w:rPr>
        <w:rFonts w:ascii="Courier New" w:hAnsi="Courier New" w:hint="default"/>
      </w:rPr>
    </w:lvl>
    <w:lvl w:ilvl="5" w:tplc="765AF4AC">
      <w:start w:val="1"/>
      <w:numFmt w:val="bullet"/>
      <w:lvlText w:val=""/>
      <w:lvlJc w:val="left"/>
      <w:pPr>
        <w:ind w:left="4320" w:hanging="360"/>
      </w:pPr>
      <w:rPr>
        <w:rFonts w:ascii="Wingdings" w:hAnsi="Wingdings" w:hint="default"/>
      </w:rPr>
    </w:lvl>
    <w:lvl w:ilvl="6" w:tplc="F4FC2138">
      <w:start w:val="1"/>
      <w:numFmt w:val="bullet"/>
      <w:lvlText w:val=""/>
      <w:lvlJc w:val="left"/>
      <w:pPr>
        <w:ind w:left="5040" w:hanging="360"/>
      </w:pPr>
      <w:rPr>
        <w:rFonts w:ascii="Symbol" w:hAnsi="Symbol" w:hint="default"/>
      </w:rPr>
    </w:lvl>
    <w:lvl w:ilvl="7" w:tplc="E250A896">
      <w:start w:val="1"/>
      <w:numFmt w:val="bullet"/>
      <w:lvlText w:val="o"/>
      <w:lvlJc w:val="left"/>
      <w:pPr>
        <w:ind w:left="5760" w:hanging="360"/>
      </w:pPr>
      <w:rPr>
        <w:rFonts w:ascii="Courier New" w:hAnsi="Courier New" w:hint="default"/>
      </w:rPr>
    </w:lvl>
    <w:lvl w:ilvl="8" w:tplc="32CE9680">
      <w:start w:val="1"/>
      <w:numFmt w:val="bullet"/>
      <w:lvlText w:val=""/>
      <w:lvlJc w:val="left"/>
      <w:pPr>
        <w:ind w:left="6480" w:hanging="360"/>
      </w:pPr>
      <w:rPr>
        <w:rFonts w:ascii="Wingdings" w:hAnsi="Wingdings" w:hint="default"/>
      </w:rPr>
    </w:lvl>
  </w:abstractNum>
  <w:abstractNum w:abstractNumId="51" w15:restartNumberingAfterBreak="0">
    <w:nsid w:val="37EE5B29"/>
    <w:multiLevelType w:val="hybridMultilevel"/>
    <w:tmpl w:val="08AC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B503CD9"/>
    <w:multiLevelType w:val="hybridMultilevel"/>
    <w:tmpl w:val="4480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BEA9CE8"/>
    <w:multiLevelType w:val="hybridMultilevel"/>
    <w:tmpl w:val="FFFFFFFF"/>
    <w:lvl w:ilvl="0" w:tplc="17A2E8A6">
      <w:start w:val="1"/>
      <w:numFmt w:val="bullet"/>
      <w:lvlText w:val=""/>
      <w:lvlJc w:val="left"/>
      <w:pPr>
        <w:ind w:left="720" w:hanging="360"/>
      </w:pPr>
      <w:rPr>
        <w:rFonts w:ascii="Symbol" w:hAnsi="Symbol" w:hint="default"/>
      </w:rPr>
    </w:lvl>
    <w:lvl w:ilvl="1" w:tplc="E988B1F6">
      <w:start w:val="1"/>
      <w:numFmt w:val="bullet"/>
      <w:lvlText w:val="o"/>
      <w:lvlJc w:val="left"/>
      <w:pPr>
        <w:ind w:left="1440" w:hanging="360"/>
      </w:pPr>
      <w:rPr>
        <w:rFonts w:ascii="Courier New" w:hAnsi="Courier New" w:hint="default"/>
      </w:rPr>
    </w:lvl>
    <w:lvl w:ilvl="2" w:tplc="D908A0C4">
      <w:start w:val="1"/>
      <w:numFmt w:val="bullet"/>
      <w:lvlText w:val=""/>
      <w:lvlJc w:val="left"/>
      <w:pPr>
        <w:ind w:left="2160" w:hanging="360"/>
      </w:pPr>
      <w:rPr>
        <w:rFonts w:ascii="Wingdings" w:hAnsi="Wingdings" w:hint="default"/>
      </w:rPr>
    </w:lvl>
    <w:lvl w:ilvl="3" w:tplc="1B747180">
      <w:start w:val="1"/>
      <w:numFmt w:val="bullet"/>
      <w:lvlText w:val=""/>
      <w:lvlJc w:val="left"/>
      <w:pPr>
        <w:ind w:left="2880" w:hanging="360"/>
      </w:pPr>
      <w:rPr>
        <w:rFonts w:ascii="Symbol" w:hAnsi="Symbol" w:hint="default"/>
      </w:rPr>
    </w:lvl>
    <w:lvl w:ilvl="4" w:tplc="BDCCD450">
      <w:start w:val="1"/>
      <w:numFmt w:val="bullet"/>
      <w:lvlText w:val="o"/>
      <w:lvlJc w:val="left"/>
      <w:pPr>
        <w:ind w:left="3600" w:hanging="360"/>
      </w:pPr>
      <w:rPr>
        <w:rFonts w:ascii="Courier New" w:hAnsi="Courier New" w:hint="default"/>
      </w:rPr>
    </w:lvl>
    <w:lvl w:ilvl="5" w:tplc="AA5299DC">
      <w:start w:val="1"/>
      <w:numFmt w:val="bullet"/>
      <w:lvlText w:val=""/>
      <w:lvlJc w:val="left"/>
      <w:pPr>
        <w:ind w:left="4320" w:hanging="360"/>
      </w:pPr>
      <w:rPr>
        <w:rFonts w:ascii="Wingdings" w:hAnsi="Wingdings" w:hint="default"/>
      </w:rPr>
    </w:lvl>
    <w:lvl w:ilvl="6" w:tplc="0CE625F2">
      <w:start w:val="1"/>
      <w:numFmt w:val="bullet"/>
      <w:lvlText w:val=""/>
      <w:lvlJc w:val="left"/>
      <w:pPr>
        <w:ind w:left="5040" w:hanging="360"/>
      </w:pPr>
      <w:rPr>
        <w:rFonts w:ascii="Symbol" w:hAnsi="Symbol" w:hint="default"/>
      </w:rPr>
    </w:lvl>
    <w:lvl w:ilvl="7" w:tplc="FB7C5CFA">
      <w:start w:val="1"/>
      <w:numFmt w:val="bullet"/>
      <w:lvlText w:val="o"/>
      <w:lvlJc w:val="left"/>
      <w:pPr>
        <w:ind w:left="5760" w:hanging="360"/>
      </w:pPr>
      <w:rPr>
        <w:rFonts w:ascii="Courier New" w:hAnsi="Courier New" w:hint="default"/>
      </w:rPr>
    </w:lvl>
    <w:lvl w:ilvl="8" w:tplc="64FC8252">
      <w:start w:val="1"/>
      <w:numFmt w:val="bullet"/>
      <w:lvlText w:val=""/>
      <w:lvlJc w:val="left"/>
      <w:pPr>
        <w:ind w:left="6480" w:hanging="360"/>
      </w:pPr>
      <w:rPr>
        <w:rFonts w:ascii="Wingdings" w:hAnsi="Wingdings" w:hint="default"/>
      </w:rPr>
    </w:lvl>
  </w:abstractNum>
  <w:abstractNum w:abstractNumId="54" w15:restartNumberingAfterBreak="0">
    <w:nsid w:val="3BEE16C7"/>
    <w:multiLevelType w:val="hybridMultilevel"/>
    <w:tmpl w:val="22AED602"/>
    <w:lvl w:ilvl="0" w:tplc="B2E6C5FA">
      <w:start w:val="1"/>
      <w:numFmt w:val="bullet"/>
      <w:lvlText w:val=""/>
      <w:lvlJc w:val="left"/>
      <w:pPr>
        <w:ind w:left="720" w:hanging="360"/>
      </w:pPr>
      <w:rPr>
        <w:rFonts w:ascii="Symbol" w:hAnsi="Symbol" w:hint="default"/>
      </w:rPr>
    </w:lvl>
    <w:lvl w:ilvl="1" w:tplc="A74E019E">
      <w:start w:val="1"/>
      <w:numFmt w:val="bullet"/>
      <w:lvlText w:val="o"/>
      <w:lvlJc w:val="left"/>
      <w:pPr>
        <w:ind w:left="1440" w:hanging="360"/>
      </w:pPr>
      <w:rPr>
        <w:rFonts w:ascii="Courier New" w:hAnsi="Courier New" w:hint="default"/>
      </w:rPr>
    </w:lvl>
    <w:lvl w:ilvl="2" w:tplc="7B10BC58">
      <w:start w:val="1"/>
      <w:numFmt w:val="bullet"/>
      <w:lvlText w:val=""/>
      <w:lvlJc w:val="left"/>
      <w:pPr>
        <w:ind w:left="2160" w:hanging="360"/>
      </w:pPr>
      <w:rPr>
        <w:rFonts w:ascii="Wingdings" w:hAnsi="Wingdings" w:hint="default"/>
      </w:rPr>
    </w:lvl>
    <w:lvl w:ilvl="3" w:tplc="1B923754">
      <w:start w:val="1"/>
      <w:numFmt w:val="bullet"/>
      <w:lvlText w:val=""/>
      <w:lvlJc w:val="left"/>
      <w:pPr>
        <w:ind w:left="2880" w:hanging="360"/>
      </w:pPr>
      <w:rPr>
        <w:rFonts w:ascii="Symbol" w:hAnsi="Symbol" w:hint="default"/>
      </w:rPr>
    </w:lvl>
    <w:lvl w:ilvl="4" w:tplc="102AA2DE">
      <w:start w:val="1"/>
      <w:numFmt w:val="bullet"/>
      <w:lvlText w:val="o"/>
      <w:lvlJc w:val="left"/>
      <w:pPr>
        <w:ind w:left="3600" w:hanging="360"/>
      </w:pPr>
      <w:rPr>
        <w:rFonts w:ascii="Courier New" w:hAnsi="Courier New" w:hint="default"/>
      </w:rPr>
    </w:lvl>
    <w:lvl w:ilvl="5" w:tplc="9C9C9440">
      <w:start w:val="1"/>
      <w:numFmt w:val="bullet"/>
      <w:lvlText w:val=""/>
      <w:lvlJc w:val="left"/>
      <w:pPr>
        <w:ind w:left="4320" w:hanging="360"/>
      </w:pPr>
      <w:rPr>
        <w:rFonts w:ascii="Wingdings" w:hAnsi="Wingdings" w:hint="default"/>
      </w:rPr>
    </w:lvl>
    <w:lvl w:ilvl="6" w:tplc="0A2EEBF4">
      <w:start w:val="1"/>
      <w:numFmt w:val="bullet"/>
      <w:lvlText w:val=""/>
      <w:lvlJc w:val="left"/>
      <w:pPr>
        <w:ind w:left="5040" w:hanging="360"/>
      </w:pPr>
      <w:rPr>
        <w:rFonts w:ascii="Symbol" w:hAnsi="Symbol" w:hint="default"/>
      </w:rPr>
    </w:lvl>
    <w:lvl w:ilvl="7" w:tplc="9D52E080">
      <w:start w:val="1"/>
      <w:numFmt w:val="bullet"/>
      <w:lvlText w:val="o"/>
      <w:lvlJc w:val="left"/>
      <w:pPr>
        <w:ind w:left="5760" w:hanging="360"/>
      </w:pPr>
      <w:rPr>
        <w:rFonts w:ascii="Courier New" w:hAnsi="Courier New" w:hint="default"/>
      </w:rPr>
    </w:lvl>
    <w:lvl w:ilvl="8" w:tplc="3C1ED65C">
      <w:start w:val="1"/>
      <w:numFmt w:val="bullet"/>
      <w:lvlText w:val=""/>
      <w:lvlJc w:val="left"/>
      <w:pPr>
        <w:ind w:left="6480" w:hanging="360"/>
      </w:pPr>
      <w:rPr>
        <w:rFonts w:ascii="Wingdings" w:hAnsi="Wingdings" w:hint="default"/>
      </w:rPr>
    </w:lvl>
  </w:abstractNum>
  <w:abstractNum w:abstractNumId="55" w15:restartNumberingAfterBreak="0">
    <w:nsid w:val="3C5257DF"/>
    <w:multiLevelType w:val="hybridMultilevel"/>
    <w:tmpl w:val="A064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7C3D34"/>
    <w:multiLevelType w:val="hybridMultilevel"/>
    <w:tmpl w:val="6E262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70FA85"/>
    <w:multiLevelType w:val="hybridMultilevel"/>
    <w:tmpl w:val="FFFFFFFF"/>
    <w:lvl w:ilvl="0" w:tplc="2BF4ADC8">
      <w:start w:val="1"/>
      <w:numFmt w:val="bullet"/>
      <w:lvlText w:val=""/>
      <w:lvlJc w:val="left"/>
      <w:pPr>
        <w:ind w:left="720" w:hanging="360"/>
      </w:pPr>
      <w:rPr>
        <w:rFonts w:ascii="Symbol" w:hAnsi="Symbol" w:hint="default"/>
      </w:rPr>
    </w:lvl>
    <w:lvl w:ilvl="1" w:tplc="7630AD2A">
      <w:start w:val="1"/>
      <w:numFmt w:val="bullet"/>
      <w:lvlText w:val="o"/>
      <w:lvlJc w:val="left"/>
      <w:pPr>
        <w:ind w:left="1440" w:hanging="360"/>
      </w:pPr>
      <w:rPr>
        <w:rFonts w:ascii="Courier New" w:hAnsi="Courier New" w:hint="default"/>
      </w:rPr>
    </w:lvl>
    <w:lvl w:ilvl="2" w:tplc="ADD0AE64">
      <w:start w:val="1"/>
      <w:numFmt w:val="bullet"/>
      <w:lvlText w:val=""/>
      <w:lvlJc w:val="left"/>
      <w:pPr>
        <w:ind w:left="2160" w:hanging="360"/>
      </w:pPr>
      <w:rPr>
        <w:rFonts w:ascii="Wingdings" w:hAnsi="Wingdings" w:hint="default"/>
      </w:rPr>
    </w:lvl>
    <w:lvl w:ilvl="3" w:tplc="D5F0E31C">
      <w:start w:val="1"/>
      <w:numFmt w:val="bullet"/>
      <w:lvlText w:val=""/>
      <w:lvlJc w:val="left"/>
      <w:pPr>
        <w:ind w:left="2880" w:hanging="360"/>
      </w:pPr>
      <w:rPr>
        <w:rFonts w:ascii="Symbol" w:hAnsi="Symbol" w:hint="default"/>
      </w:rPr>
    </w:lvl>
    <w:lvl w:ilvl="4" w:tplc="60086C50">
      <w:start w:val="1"/>
      <w:numFmt w:val="bullet"/>
      <w:lvlText w:val="o"/>
      <w:lvlJc w:val="left"/>
      <w:pPr>
        <w:ind w:left="3600" w:hanging="360"/>
      </w:pPr>
      <w:rPr>
        <w:rFonts w:ascii="Courier New" w:hAnsi="Courier New" w:hint="default"/>
      </w:rPr>
    </w:lvl>
    <w:lvl w:ilvl="5" w:tplc="A41A07B4">
      <w:start w:val="1"/>
      <w:numFmt w:val="bullet"/>
      <w:lvlText w:val=""/>
      <w:lvlJc w:val="left"/>
      <w:pPr>
        <w:ind w:left="4320" w:hanging="360"/>
      </w:pPr>
      <w:rPr>
        <w:rFonts w:ascii="Wingdings" w:hAnsi="Wingdings" w:hint="default"/>
      </w:rPr>
    </w:lvl>
    <w:lvl w:ilvl="6" w:tplc="D9FAD06E">
      <w:start w:val="1"/>
      <w:numFmt w:val="bullet"/>
      <w:lvlText w:val=""/>
      <w:lvlJc w:val="left"/>
      <w:pPr>
        <w:ind w:left="5040" w:hanging="360"/>
      </w:pPr>
      <w:rPr>
        <w:rFonts w:ascii="Symbol" w:hAnsi="Symbol" w:hint="default"/>
      </w:rPr>
    </w:lvl>
    <w:lvl w:ilvl="7" w:tplc="8BC0E870">
      <w:start w:val="1"/>
      <w:numFmt w:val="bullet"/>
      <w:lvlText w:val="o"/>
      <w:lvlJc w:val="left"/>
      <w:pPr>
        <w:ind w:left="5760" w:hanging="360"/>
      </w:pPr>
      <w:rPr>
        <w:rFonts w:ascii="Courier New" w:hAnsi="Courier New" w:hint="default"/>
      </w:rPr>
    </w:lvl>
    <w:lvl w:ilvl="8" w:tplc="98162366">
      <w:start w:val="1"/>
      <w:numFmt w:val="bullet"/>
      <w:lvlText w:val=""/>
      <w:lvlJc w:val="left"/>
      <w:pPr>
        <w:ind w:left="6480" w:hanging="360"/>
      </w:pPr>
      <w:rPr>
        <w:rFonts w:ascii="Wingdings" w:hAnsi="Wingdings" w:hint="default"/>
      </w:rPr>
    </w:lvl>
  </w:abstractNum>
  <w:abstractNum w:abstractNumId="58" w15:restartNumberingAfterBreak="0">
    <w:nsid w:val="417278BE"/>
    <w:multiLevelType w:val="hybridMultilevel"/>
    <w:tmpl w:val="CEFE6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A6457C"/>
    <w:multiLevelType w:val="hybridMultilevel"/>
    <w:tmpl w:val="C920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D988CB"/>
    <w:multiLevelType w:val="hybridMultilevel"/>
    <w:tmpl w:val="FFFFFFFF"/>
    <w:lvl w:ilvl="0" w:tplc="EE12D180">
      <w:start w:val="1"/>
      <w:numFmt w:val="bullet"/>
      <w:lvlText w:val=""/>
      <w:lvlJc w:val="left"/>
      <w:pPr>
        <w:ind w:left="720" w:hanging="360"/>
      </w:pPr>
      <w:rPr>
        <w:rFonts w:ascii="Symbol" w:hAnsi="Symbol" w:hint="default"/>
      </w:rPr>
    </w:lvl>
    <w:lvl w:ilvl="1" w:tplc="93BC3990">
      <w:start w:val="1"/>
      <w:numFmt w:val="bullet"/>
      <w:lvlText w:val="o"/>
      <w:lvlJc w:val="left"/>
      <w:pPr>
        <w:ind w:left="1440" w:hanging="360"/>
      </w:pPr>
      <w:rPr>
        <w:rFonts w:ascii="Courier New" w:hAnsi="Courier New" w:hint="default"/>
      </w:rPr>
    </w:lvl>
    <w:lvl w:ilvl="2" w:tplc="959AD472">
      <w:start w:val="1"/>
      <w:numFmt w:val="bullet"/>
      <w:lvlText w:val=""/>
      <w:lvlJc w:val="left"/>
      <w:pPr>
        <w:ind w:left="2160" w:hanging="360"/>
      </w:pPr>
      <w:rPr>
        <w:rFonts w:ascii="Wingdings" w:hAnsi="Wingdings" w:hint="default"/>
      </w:rPr>
    </w:lvl>
    <w:lvl w:ilvl="3" w:tplc="95B823EC">
      <w:start w:val="1"/>
      <w:numFmt w:val="bullet"/>
      <w:lvlText w:val=""/>
      <w:lvlJc w:val="left"/>
      <w:pPr>
        <w:ind w:left="2880" w:hanging="360"/>
      </w:pPr>
      <w:rPr>
        <w:rFonts w:ascii="Symbol" w:hAnsi="Symbol" w:hint="default"/>
      </w:rPr>
    </w:lvl>
    <w:lvl w:ilvl="4" w:tplc="8580E052">
      <w:start w:val="1"/>
      <w:numFmt w:val="bullet"/>
      <w:lvlText w:val="o"/>
      <w:lvlJc w:val="left"/>
      <w:pPr>
        <w:ind w:left="3600" w:hanging="360"/>
      </w:pPr>
      <w:rPr>
        <w:rFonts w:ascii="Courier New" w:hAnsi="Courier New" w:hint="default"/>
      </w:rPr>
    </w:lvl>
    <w:lvl w:ilvl="5" w:tplc="3858E4DA">
      <w:start w:val="1"/>
      <w:numFmt w:val="bullet"/>
      <w:lvlText w:val=""/>
      <w:lvlJc w:val="left"/>
      <w:pPr>
        <w:ind w:left="4320" w:hanging="360"/>
      </w:pPr>
      <w:rPr>
        <w:rFonts w:ascii="Wingdings" w:hAnsi="Wingdings" w:hint="default"/>
      </w:rPr>
    </w:lvl>
    <w:lvl w:ilvl="6" w:tplc="3D36C0B6">
      <w:start w:val="1"/>
      <w:numFmt w:val="bullet"/>
      <w:lvlText w:val=""/>
      <w:lvlJc w:val="left"/>
      <w:pPr>
        <w:ind w:left="5040" w:hanging="360"/>
      </w:pPr>
      <w:rPr>
        <w:rFonts w:ascii="Symbol" w:hAnsi="Symbol" w:hint="default"/>
      </w:rPr>
    </w:lvl>
    <w:lvl w:ilvl="7" w:tplc="BD501A16">
      <w:start w:val="1"/>
      <w:numFmt w:val="bullet"/>
      <w:lvlText w:val="o"/>
      <w:lvlJc w:val="left"/>
      <w:pPr>
        <w:ind w:left="5760" w:hanging="360"/>
      </w:pPr>
      <w:rPr>
        <w:rFonts w:ascii="Courier New" w:hAnsi="Courier New" w:hint="default"/>
      </w:rPr>
    </w:lvl>
    <w:lvl w:ilvl="8" w:tplc="1A520626">
      <w:start w:val="1"/>
      <w:numFmt w:val="bullet"/>
      <w:lvlText w:val=""/>
      <w:lvlJc w:val="left"/>
      <w:pPr>
        <w:ind w:left="6480" w:hanging="360"/>
      </w:pPr>
      <w:rPr>
        <w:rFonts w:ascii="Wingdings" w:hAnsi="Wingdings" w:hint="default"/>
      </w:rPr>
    </w:lvl>
  </w:abstractNum>
  <w:abstractNum w:abstractNumId="61" w15:restartNumberingAfterBreak="0">
    <w:nsid w:val="47CE6B79"/>
    <w:multiLevelType w:val="hybridMultilevel"/>
    <w:tmpl w:val="9296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8A82772"/>
    <w:multiLevelType w:val="multilevel"/>
    <w:tmpl w:val="F592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22879"/>
    <w:multiLevelType w:val="multilevel"/>
    <w:tmpl w:val="C43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DD4C18"/>
    <w:multiLevelType w:val="hybridMultilevel"/>
    <w:tmpl w:val="113C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C757AE"/>
    <w:multiLevelType w:val="hybridMultilevel"/>
    <w:tmpl w:val="D298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682B90"/>
    <w:multiLevelType w:val="hybridMultilevel"/>
    <w:tmpl w:val="CF3C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DB1D38"/>
    <w:multiLevelType w:val="hybridMultilevel"/>
    <w:tmpl w:val="5F3A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A55B58"/>
    <w:multiLevelType w:val="hybridMultilevel"/>
    <w:tmpl w:val="1BA8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B2C5D3"/>
    <w:multiLevelType w:val="hybridMultilevel"/>
    <w:tmpl w:val="C1242550"/>
    <w:lvl w:ilvl="0" w:tplc="F198F8F8">
      <w:start w:val="1"/>
      <w:numFmt w:val="bullet"/>
      <w:lvlText w:val=""/>
      <w:lvlJc w:val="left"/>
      <w:pPr>
        <w:ind w:left="720" w:hanging="360"/>
      </w:pPr>
      <w:rPr>
        <w:rFonts w:ascii="Symbol" w:hAnsi="Symbol" w:hint="default"/>
      </w:rPr>
    </w:lvl>
    <w:lvl w:ilvl="1" w:tplc="E44AA050">
      <w:start w:val="1"/>
      <w:numFmt w:val="bullet"/>
      <w:lvlText w:val="o"/>
      <w:lvlJc w:val="left"/>
      <w:pPr>
        <w:ind w:left="1440" w:hanging="360"/>
      </w:pPr>
      <w:rPr>
        <w:rFonts w:ascii="Courier New" w:hAnsi="Courier New" w:hint="default"/>
      </w:rPr>
    </w:lvl>
    <w:lvl w:ilvl="2" w:tplc="A9AA6CBE">
      <w:start w:val="1"/>
      <w:numFmt w:val="bullet"/>
      <w:lvlText w:val=""/>
      <w:lvlJc w:val="left"/>
      <w:pPr>
        <w:ind w:left="2160" w:hanging="360"/>
      </w:pPr>
      <w:rPr>
        <w:rFonts w:ascii="Wingdings" w:hAnsi="Wingdings" w:hint="default"/>
      </w:rPr>
    </w:lvl>
    <w:lvl w:ilvl="3" w:tplc="1E32C9A4">
      <w:start w:val="1"/>
      <w:numFmt w:val="bullet"/>
      <w:lvlText w:val=""/>
      <w:lvlJc w:val="left"/>
      <w:pPr>
        <w:ind w:left="2880" w:hanging="360"/>
      </w:pPr>
      <w:rPr>
        <w:rFonts w:ascii="Symbol" w:hAnsi="Symbol" w:hint="default"/>
      </w:rPr>
    </w:lvl>
    <w:lvl w:ilvl="4" w:tplc="524CA442">
      <w:start w:val="1"/>
      <w:numFmt w:val="bullet"/>
      <w:lvlText w:val="o"/>
      <w:lvlJc w:val="left"/>
      <w:pPr>
        <w:ind w:left="3600" w:hanging="360"/>
      </w:pPr>
      <w:rPr>
        <w:rFonts w:ascii="Courier New" w:hAnsi="Courier New" w:hint="default"/>
      </w:rPr>
    </w:lvl>
    <w:lvl w:ilvl="5" w:tplc="FFFAE736">
      <w:start w:val="1"/>
      <w:numFmt w:val="bullet"/>
      <w:lvlText w:val=""/>
      <w:lvlJc w:val="left"/>
      <w:pPr>
        <w:ind w:left="4320" w:hanging="360"/>
      </w:pPr>
      <w:rPr>
        <w:rFonts w:ascii="Wingdings" w:hAnsi="Wingdings" w:hint="default"/>
      </w:rPr>
    </w:lvl>
    <w:lvl w:ilvl="6" w:tplc="8D266900">
      <w:start w:val="1"/>
      <w:numFmt w:val="bullet"/>
      <w:lvlText w:val=""/>
      <w:lvlJc w:val="left"/>
      <w:pPr>
        <w:ind w:left="5040" w:hanging="360"/>
      </w:pPr>
      <w:rPr>
        <w:rFonts w:ascii="Symbol" w:hAnsi="Symbol" w:hint="default"/>
      </w:rPr>
    </w:lvl>
    <w:lvl w:ilvl="7" w:tplc="B4141624">
      <w:start w:val="1"/>
      <w:numFmt w:val="bullet"/>
      <w:lvlText w:val="o"/>
      <w:lvlJc w:val="left"/>
      <w:pPr>
        <w:ind w:left="5760" w:hanging="360"/>
      </w:pPr>
      <w:rPr>
        <w:rFonts w:ascii="Courier New" w:hAnsi="Courier New" w:hint="default"/>
      </w:rPr>
    </w:lvl>
    <w:lvl w:ilvl="8" w:tplc="C4EE61D8">
      <w:start w:val="1"/>
      <w:numFmt w:val="bullet"/>
      <w:lvlText w:val=""/>
      <w:lvlJc w:val="left"/>
      <w:pPr>
        <w:ind w:left="6480" w:hanging="360"/>
      </w:pPr>
      <w:rPr>
        <w:rFonts w:ascii="Wingdings" w:hAnsi="Wingdings" w:hint="default"/>
      </w:rPr>
    </w:lvl>
  </w:abstractNum>
  <w:abstractNum w:abstractNumId="70" w15:restartNumberingAfterBreak="0">
    <w:nsid w:val="537035DD"/>
    <w:multiLevelType w:val="hybridMultilevel"/>
    <w:tmpl w:val="2656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6CDB17"/>
    <w:multiLevelType w:val="hybridMultilevel"/>
    <w:tmpl w:val="B8A892C4"/>
    <w:lvl w:ilvl="0" w:tplc="E24E8138">
      <w:start w:val="1"/>
      <w:numFmt w:val="bullet"/>
      <w:lvlText w:val=""/>
      <w:lvlJc w:val="left"/>
      <w:pPr>
        <w:ind w:left="720" w:hanging="360"/>
      </w:pPr>
      <w:rPr>
        <w:rFonts w:ascii="Symbol" w:hAnsi="Symbol" w:hint="default"/>
      </w:rPr>
    </w:lvl>
    <w:lvl w:ilvl="1" w:tplc="E70EC3EE">
      <w:start w:val="1"/>
      <w:numFmt w:val="bullet"/>
      <w:lvlText w:val="o"/>
      <w:lvlJc w:val="left"/>
      <w:pPr>
        <w:ind w:left="1440" w:hanging="360"/>
      </w:pPr>
      <w:rPr>
        <w:rFonts w:ascii="Courier New" w:hAnsi="Courier New" w:hint="default"/>
      </w:rPr>
    </w:lvl>
    <w:lvl w:ilvl="2" w:tplc="266E9104">
      <w:start w:val="1"/>
      <w:numFmt w:val="bullet"/>
      <w:lvlText w:val=""/>
      <w:lvlJc w:val="left"/>
      <w:pPr>
        <w:ind w:left="2160" w:hanging="360"/>
      </w:pPr>
      <w:rPr>
        <w:rFonts w:ascii="Wingdings" w:hAnsi="Wingdings" w:hint="default"/>
      </w:rPr>
    </w:lvl>
    <w:lvl w:ilvl="3" w:tplc="AD087A94">
      <w:start w:val="1"/>
      <w:numFmt w:val="bullet"/>
      <w:lvlText w:val=""/>
      <w:lvlJc w:val="left"/>
      <w:pPr>
        <w:ind w:left="2880" w:hanging="360"/>
      </w:pPr>
      <w:rPr>
        <w:rFonts w:ascii="Symbol" w:hAnsi="Symbol" w:hint="default"/>
      </w:rPr>
    </w:lvl>
    <w:lvl w:ilvl="4" w:tplc="18C6D9C2">
      <w:start w:val="1"/>
      <w:numFmt w:val="bullet"/>
      <w:lvlText w:val="o"/>
      <w:lvlJc w:val="left"/>
      <w:pPr>
        <w:ind w:left="3600" w:hanging="360"/>
      </w:pPr>
      <w:rPr>
        <w:rFonts w:ascii="Courier New" w:hAnsi="Courier New" w:hint="default"/>
      </w:rPr>
    </w:lvl>
    <w:lvl w:ilvl="5" w:tplc="96ACCCAA">
      <w:start w:val="1"/>
      <w:numFmt w:val="bullet"/>
      <w:lvlText w:val=""/>
      <w:lvlJc w:val="left"/>
      <w:pPr>
        <w:ind w:left="4320" w:hanging="360"/>
      </w:pPr>
      <w:rPr>
        <w:rFonts w:ascii="Wingdings" w:hAnsi="Wingdings" w:hint="default"/>
      </w:rPr>
    </w:lvl>
    <w:lvl w:ilvl="6" w:tplc="1F6E0292">
      <w:start w:val="1"/>
      <w:numFmt w:val="bullet"/>
      <w:lvlText w:val=""/>
      <w:lvlJc w:val="left"/>
      <w:pPr>
        <w:ind w:left="5040" w:hanging="360"/>
      </w:pPr>
      <w:rPr>
        <w:rFonts w:ascii="Symbol" w:hAnsi="Symbol" w:hint="default"/>
      </w:rPr>
    </w:lvl>
    <w:lvl w:ilvl="7" w:tplc="07C45142">
      <w:start w:val="1"/>
      <w:numFmt w:val="bullet"/>
      <w:lvlText w:val="o"/>
      <w:lvlJc w:val="left"/>
      <w:pPr>
        <w:ind w:left="5760" w:hanging="360"/>
      </w:pPr>
      <w:rPr>
        <w:rFonts w:ascii="Courier New" w:hAnsi="Courier New" w:hint="default"/>
      </w:rPr>
    </w:lvl>
    <w:lvl w:ilvl="8" w:tplc="ABB24E46">
      <w:start w:val="1"/>
      <w:numFmt w:val="bullet"/>
      <w:lvlText w:val=""/>
      <w:lvlJc w:val="left"/>
      <w:pPr>
        <w:ind w:left="6480" w:hanging="360"/>
      </w:pPr>
      <w:rPr>
        <w:rFonts w:ascii="Wingdings" w:hAnsi="Wingdings" w:hint="default"/>
      </w:rPr>
    </w:lvl>
  </w:abstractNum>
  <w:abstractNum w:abstractNumId="72" w15:restartNumberingAfterBreak="0">
    <w:nsid w:val="578D0443"/>
    <w:multiLevelType w:val="hybridMultilevel"/>
    <w:tmpl w:val="3AC2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085A72"/>
    <w:multiLevelType w:val="hybridMultilevel"/>
    <w:tmpl w:val="29A4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2BE3FD"/>
    <w:multiLevelType w:val="hybridMultilevel"/>
    <w:tmpl w:val="6262D9F6"/>
    <w:lvl w:ilvl="0" w:tplc="61B4B644">
      <w:start w:val="1"/>
      <w:numFmt w:val="bullet"/>
      <w:lvlText w:val=""/>
      <w:lvlJc w:val="left"/>
      <w:pPr>
        <w:ind w:left="720" w:hanging="360"/>
      </w:pPr>
      <w:rPr>
        <w:rFonts w:ascii="Symbol" w:hAnsi="Symbol" w:hint="default"/>
      </w:rPr>
    </w:lvl>
    <w:lvl w:ilvl="1" w:tplc="D7EC088A">
      <w:start w:val="1"/>
      <w:numFmt w:val="bullet"/>
      <w:lvlText w:val="o"/>
      <w:lvlJc w:val="left"/>
      <w:pPr>
        <w:ind w:left="1440" w:hanging="360"/>
      </w:pPr>
      <w:rPr>
        <w:rFonts w:ascii="Courier New" w:hAnsi="Courier New" w:hint="default"/>
      </w:rPr>
    </w:lvl>
    <w:lvl w:ilvl="2" w:tplc="E7847898">
      <w:start w:val="1"/>
      <w:numFmt w:val="bullet"/>
      <w:lvlText w:val=""/>
      <w:lvlJc w:val="left"/>
      <w:pPr>
        <w:ind w:left="2160" w:hanging="360"/>
      </w:pPr>
      <w:rPr>
        <w:rFonts w:ascii="Wingdings" w:hAnsi="Wingdings" w:hint="default"/>
      </w:rPr>
    </w:lvl>
    <w:lvl w:ilvl="3" w:tplc="05304C70">
      <w:start w:val="1"/>
      <w:numFmt w:val="bullet"/>
      <w:lvlText w:val=""/>
      <w:lvlJc w:val="left"/>
      <w:pPr>
        <w:ind w:left="2880" w:hanging="360"/>
      </w:pPr>
      <w:rPr>
        <w:rFonts w:ascii="Symbol" w:hAnsi="Symbol" w:hint="default"/>
      </w:rPr>
    </w:lvl>
    <w:lvl w:ilvl="4" w:tplc="CBC00996">
      <w:start w:val="1"/>
      <w:numFmt w:val="bullet"/>
      <w:lvlText w:val="o"/>
      <w:lvlJc w:val="left"/>
      <w:pPr>
        <w:ind w:left="3600" w:hanging="360"/>
      </w:pPr>
      <w:rPr>
        <w:rFonts w:ascii="Courier New" w:hAnsi="Courier New" w:hint="default"/>
      </w:rPr>
    </w:lvl>
    <w:lvl w:ilvl="5" w:tplc="38404E34">
      <w:start w:val="1"/>
      <w:numFmt w:val="bullet"/>
      <w:lvlText w:val=""/>
      <w:lvlJc w:val="left"/>
      <w:pPr>
        <w:ind w:left="4320" w:hanging="360"/>
      </w:pPr>
      <w:rPr>
        <w:rFonts w:ascii="Wingdings" w:hAnsi="Wingdings" w:hint="default"/>
      </w:rPr>
    </w:lvl>
    <w:lvl w:ilvl="6" w:tplc="AD6EE642">
      <w:start w:val="1"/>
      <w:numFmt w:val="bullet"/>
      <w:lvlText w:val=""/>
      <w:lvlJc w:val="left"/>
      <w:pPr>
        <w:ind w:left="5040" w:hanging="360"/>
      </w:pPr>
      <w:rPr>
        <w:rFonts w:ascii="Symbol" w:hAnsi="Symbol" w:hint="default"/>
      </w:rPr>
    </w:lvl>
    <w:lvl w:ilvl="7" w:tplc="1D000728">
      <w:start w:val="1"/>
      <w:numFmt w:val="bullet"/>
      <w:lvlText w:val="o"/>
      <w:lvlJc w:val="left"/>
      <w:pPr>
        <w:ind w:left="5760" w:hanging="360"/>
      </w:pPr>
      <w:rPr>
        <w:rFonts w:ascii="Courier New" w:hAnsi="Courier New" w:hint="default"/>
      </w:rPr>
    </w:lvl>
    <w:lvl w:ilvl="8" w:tplc="02803212">
      <w:start w:val="1"/>
      <w:numFmt w:val="bullet"/>
      <w:lvlText w:val=""/>
      <w:lvlJc w:val="left"/>
      <w:pPr>
        <w:ind w:left="6480" w:hanging="360"/>
      </w:pPr>
      <w:rPr>
        <w:rFonts w:ascii="Wingdings" w:hAnsi="Wingdings" w:hint="default"/>
      </w:rPr>
    </w:lvl>
  </w:abstractNum>
  <w:abstractNum w:abstractNumId="75" w15:restartNumberingAfterBreak="0">
    <w:nsid w:val="5B3A767A"/>
    <w:multiLevelType w:val="hybridMultilevel"/>
    <w:tmpl w:val="CD36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B4D5D88"/>
    <w:multiLevelType w:val="hybridMultilevel"/>
    <w:tmpl w:val="CEEA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D07296"/>
    <w:multiLevelType w:val="hybridMultilevel"/>
    <w:tmpl w:val="4DBE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E94E1B"/>
    <w:multiLevelType w:val="multilevel"/>
    <w:tmpl w:val="497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D92EB2"/>
    <w:multiLevelType w:val="hybridMultilevel"/>
    <w:tmpl w:val="5D74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E5CF825"/>
    <w:multiLevelType w:val="hybridMultilevel"/>
    <w:tmpl w:val="FFFFFFFF"/>
    <w:lvl w:ilvl="0" w:tplc="8736CD3E">
      <w:start w:val="1"/>
      <w:numFmt w:val="bullet"/>
      <w:lvlText w:val=""/>
      <w:lvlJc w:val="left"/>
      <w:pPr>
        <w:ind w:left="720" w:hanging="360"/>
      </w:pPr>
      <w:rPr>
        <w:rFonts w:ascii="Symbol" w:hAnsi="Symbol" w:hint="default"/>
      </w:rPr>
    </w:lvl>
    <w:lvl w:ilvl="1" w:tplc="638EDEEA">
      <w:start w:val="1"/>
      <w:numFmt w:val="bullet"/>
      <w:lvlText w:val="o"/>
      <w:lvlJc w:val="left"/>
      <w:pPr>
        <w:ind w:left="1440" w:hanging="360"/>
      </w:pPr>
      <w:rPr>
        <w:rFonts w:ascii="Courier New" w:hAnsi="Courier New" w:hint="default"/>
      </w:rPr>
    </w:lvl>
    <w:lvl w:ilvl="2" w:tplc="36328AAE">
      <w:start w:val="1"/>
      <w:numFmt w:val="bullet"/>
      <w:lvlText w:val=""/>
      <w:lvlJc w:val="left"/>
      <w:pPr>
        <w:ind w:left="2160" w:hanging="360"/>
      </w:pPr>
      <w:rPr>
        <w:rFonts w:ascii="Wingdings" w:hAnsi="Wingdings" w:hint="default"/>
      </w:rPr>
    </w:lvl>
    <w:lvl w:ilvl="3" w:tplc="B0F420EA">
      <w:start w:val="1"/>
      <w:numFmt w:val="bullet"/>
      <w:lvlText w:val=""/>
      <w:lvlJc w:val="left"/>
      <w:pPr>
        <w:ind w:left="2880" w:hanging="360"/>
      </w:pPr>
      <w:rPr>
        <w:rFonts w:ascii="Symbol" w:hAnsi="Symbol" w:hint="default"/>
      </w:rPr>
    </w:lvl>
    <w:lvl w:ilvl="4" w:tplc="39BEAF1E">
      <w:start w:val="1"/>
      <w:numFmt w:val="bullet"/>
      <w:lvlText w:val="o"/>
      <w:lvlJc w:val="left"/>
      <w:pPr>
        <w:ind w:left="3600" w:hanging="360"/>
      </w:pPr>
      <w:rPr>
        <w:rFonts w:ascii="Courier New" w:hAnsi="Courier New" w:hint="default"/>
      </w:rPr>
    </w:lvl>
    <w:lvl w:ilvl="5" w:tplc="A3EE61A6">
      <w:start w:val="1"/>
      <w:numFmt w:val="bullet"/>
      <w:lvlText w:val=""/>
      <w:lvlJc w:val="left"/>
      <w:pPr>
        <w:ind w:left="4320" w:hanging="360"/>
      </w:pPr>
      <w:rPr>
        <w:rFonts w:ascii="Wingdings" w:hAnsi="Wingdings" w:hint="default"/>
      </w:rPr>
    </w:lvl>
    <w:lvl w:ilvl="6" w:tplc="A2C03302">
      <w:start w:val="1"/>
      <w:numFmt w:val="bullet"/>
      <w:lvlText w:val=""/>
      <w:lvlJc w:val="left"/>
      <w:pPr>
        <w:ind w:left="5040" w:hanging="360"/>
      </w:pPr>
      <w:rPr>
        <w:rFonts w:ascii="Symbol" w:hAnsi="Symbol" w:hint="default"/>
      </w:rPr>
    </w:lvl>
    <w:lvl w:ilvl="7" w:tplc="51769D66">
      <w:start w:val="1"/>
      <w:numFmt w:val="bullet"/>
      <w:lvlText w:val="o"/>
      <w:lvlJc w:val="left"/>
      <w:pPr>
        <w:ind w:left="5760" w:hanging="360"/>
      </w:pPr>
      <w:rPr>
        <w:rFonts w:ascii="Courier New" w:hAnsi="Courier New" w:hint="default"/>
      </w:rPr>
    </w:lvl>
    <w:lvl w:ilvl="8" w:tplc="B93E2A86">
      <w:start w:val="1"/>
      <w:numFmt w:val="bullet"/>
      <w:lvlText w:val=""/>
      <w:lvlJc w:val="left"/>
      <w:pPr>
        <w:ind w:left="6480" w:hanging="360"/>
      </w:pPr>
      <w:rPr>
        <w:rFonts w:ascii="Wingdings" w:hAnsi="Wingdings" w:hint="default"/>
      </w:rPr>
    </w:lvl>
  </w:abstractNum>
  <w:abstractNum w:abstractNumId="81" w15:restartNumberingAfterBreak="0">
    <w:nsid w:val="5F9F1F16"/>
    <w:multiLevelType w:val="multilevel"/>
    <w:tmpl w:val="7EEA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A50060"/>
    <w:multiLevelType w:val="hybridMultilevel"/>
    <w:tmpl w:val="36B07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0FF941B"/>
    <w:multiLevelType w:val="hybridMultilevel"/>
    <w:tmpl w:val="3E9C43B8"/>
    <w:lvl w:ilvl="0" w:tplc="4E1CF6DC">
      <w:start w:val="1"/>
      <w:numFmt w:val="bullet"/>
      <w:lvlText w:val=""/>
      <w:lvlJc w:val="left"/>
      <w:pPr>
        <w:ind w:left="720" w:hanging="360"/>
      </w:pPr>
      <w:rPr>
        <w:rFonts w:ascii="Symbol" w:hAnsi="Symbol" w:hint="default"/>
      </w:rPr>
    </w:lvl>
    <w:lvl w:ilvl="1" w:tplc="F0684656">
      <w:start w:val="1"/>
      <w:numFmt w:val="bullet"/>
      <w:lvlText w:val="o"/>
      <w:lvlJc w:val="left"/>
      <w:pPr>
        <w:ind w:left="1440" w:hanging="360"/>
      </w:pPr>
      <w:rPr>
        <w:rFonts w:ascii="Courier New" w:hAnsi="Courier New" w:hint="default"/>
      </w:rPr>
    </w:lvl>
    <w:lvl w:ilvl="2" w:tplc="E7369666">
      <w:start w:val="1"/>
      <w:numFmt w:val="bullet"/>
      <w:lvlText w:val=""/>
      <w:lvlJc w:val="left"/>
      <w:pPr>
        <w:ind w:left="2160" w:hanging="360"/>
      </w:pPr>
      <w:rPr>
        <w:rFonts w:ascii="Wingdings" w:hAnsi="Wingdings" w:hint="default"/>
      </w:rPr>
    </w:lvl>
    <w:lvl w:ilvl="3" w:tplc="3BD48A3C">
      <w:start w:val="1"/>
      <w:numFmt w:val="bullet"/>
      <w:lvlText w:val=""/>
      <w:lvlJc w:val="left"/>
      <w:pPr>
        <w:ind w:left="2880" w:hanging="360"/>
      </w:pPr>
      <w:rPr>
        <w:rFonts w:ascii="Symbol" w:hAnsi="Symbol" w:hint="default"/>
      </w:rPr>
    </w:lvl>
    <w:lvl w:ilvl="4" w:tplc="C594741E">
      <w:start w:val="1"/>
      <w:numFmt w:val="bullet"/>
      <w:lvlText w:val="o"/>
      <w:lvlJc w:val="left"/>
      <w:pPr>
        <w:ind w:left="3600" w:hanging="360"/>
      </w:pPr>
      <w:rPr>
        <w:rFonts w:ascii="Courier New" w:hAnsi="Courier New" w:hint="default"/>
      </w:rPr>
    </w:lvl>
    <w:lvl w:ilvl="5" w:tplc="1DD4CB4A">
      <w:start w:val="1"/>
      <w:numFmt w:val="bullet"/>
      <w:lvlText w:val=""/>
      <w:lvlJc w:val="left"/>
      <w:pPr>
        <w:ind w:left="4320" w:hanging="360"/>
      </w:pPr>
      <w:rPr>
        <w:rFonts w:ascii="Wingdings" w:hAnsi="Wingdings" w:hint="default"/>
      </w:rPr>
    </w:lvl>
    <w:lvl w:ilvl="6" w:tplc="582AAF94">
      <w:start w:val="1"/>
      <w:numFmt w:val="bullet"/>
      <w:lvlText w:val=""/>
      <w:lvlJc w:val="left"/>
      <w:pPr>
        <w:ind w:left="5040" w:hanging="360"/>
      </w:pPr>
      <w:rPr>
        <w:rFonts w:ascii="Symbol" w:hAnsi="Symbol" w:hint="default"/>
      </w:rPr>
    </w:lvl>
    <w:lvl w:ilvl="7" w:tplc="40BA9C28">
      <w:start w:val="1"/>
      <w:numFmt w:val="bullet"/>
      <w:lvlText w:val="o"/>
      <w:lvlJc w:val="left"/>
      <w:pPr>
        <w:ind w:left="5760" w:hanging="360"/>
      </w:pPr>
      <w:rPr>
        <w:rFonts w:ascii="Courier New" w:hAnsi="Courier New" w:hint="default"/>
      </w:rPr>
    </w:lvl>
    <w:lvl w:ilvl="8" w:tplc="2ADA7AA2">
      <w:start w:val="1"/>
      <w:numFmt w:val="bullet"/>
      <w:lvlText w:val=""/>
      <w:lvlJc w:val="left"/>
      <w:pPr>
        <w:ind w:left="6480" w:hanging="360"/>
      </w:pPr>
      <w:rPr>
        <w:rFonts w:ascii="Wingdings" w:hAnsi="Wingdings" w:hint="default"/>
      </w:rPr>
    </w:lvl>
  </w:abstractNum>
  <w:abstractNum w:abstractNumId="84" w15:restartNumberingAfterBreak="0">
    <w:nsid w:val="621A3AAC"/>
    <w:multiLevelType w:val="multilevel"/>
    <w:tmpl w:val="48B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A21372"/>
    <w:multiLevelType w:val="hybridMultilevel"/>
    <w:tmpl w:val="CEAC14FE"/>
    <w:lvl w:ilvl="0" w:tplc="CDBA0C4C">
      <w:start w:val="1"/>
      <w:numFmt w:val="bullet"/>
      <w:lvlText w:val=""/>
      <w:lvlJc w:val="left"/>
      <w:pPr>
        <w:ind w:left="720" w:hanging="360"/>
      </w:pPr>
      <w:rPr>
        <w:rFonts w:ascii="Symbol" w:hAnsi="Symbol" w:hint="default"/>
      </w:rPr>
    </w:lvl>
    <w:lvl w:ilvl="1" w:tplc="FDDA4ACA">
      <w:start w:val="1"/>
      <w:numFmt w:val="bullet"/>
      <w:lvlText w:val="o"/>
      <w:lvlJc w:val="left"/>
      <w:pPr>
        <w:ind w:left="1440" w:hanging="360"/>
      </w:pPr>
      <w:rPr>
        <w:rFonts w:ascii="Courier New" w:hAnsi="Courier New" w:hint="default"/>
      </w:rPr>
    </w:lvl>
    <w:lvl w:ilvl="2" w:tplc="B2A6207A">
      <w:start w:val="1"/>
      <w:numFmt w:val="bullet"/>
      <w:lvlText w:val=""/>
      <w:lvlJc w:val="left"/>
      <w:pPr>
        <w:ind w:left="2160" w:hanging="360"/>
      </w:pPr>
      <w:rPr>
        <w:rFonts w:ascii="Wingdings" w:hAnsi="Wingdings" w:hint="default"/>
      </w:rPr>
    </w:lvl>
    <w:lvl w:ilvl="3" w:tplc="61AEB8F8">
      <w:start w:val="1"/>
      <w:numFmt w:val="bullet"/>
      <w:lvlText w:val=""/>
      <w:lvlJc w:val="left"/>
      <w:pPr>
        <w:ind w:left="2880" w:hanging="360"/>
      </w:pPr>
      <w:rPr>
        <w:rFonts w:ascii="Symbol" w:hAnsi="Symbol" w:hint="default"/>
      </w:rPr>
    </w:lvl>
    <w:lvl w:ilvl="4" w:tplc="B534276A">
      <w:start w:val="1"/>
      <w:numFmt w:val="bullet"/>
      <w:lvlText w:val="o"/>
      <w:lvlJc w:val="left"/>
      <w:pPr>
        <w:ind w:left="3600" w:hanging="360"/>
      </w:pPr>
      <w:rPr>
        <w:rFonts w:ascii="Courier New" w:hAnsi="Courier New" w:hint="default"/>
      </w:rPr>
    </w:lvl>
    <w:lvl w:ilvl="5" w:tplc="77CA11FE">
      <w:start w:val="1"/>
      <w:numFmt w:val="bullet"/>
      <w:lvlText w:val=""/>
      <w:lvlJc w:val="left"/>
      <w:pPr>
        <w:ind w:left="4320" w:hanging="360"/>
      </w:pPr>
      <w:rPr>
        <w:rFonts w:ascii="Wingdings" w:hAnsi="Wingdings" w:hint="default"/>
      </w:rPr>
    </w:lvl>
    <w:lvl w:ilvl="6" w:tplc="90A69FA4">
      <w:start w:val="1"/>
      <w:numFmt w:val="bullet"/>
      <w:lvlText w:val=""/>
      <w:lvlJc w:val="left"/>
      <w:pPr>
        <w:ind w:left="5040" w:hanging="360"/>
      </w:pPr>
      <w:rPr>
        <w:rFonts w:ascii="Symbol" w:hAnsi="Symbol" w:hint="default"/>
      </w:rPr>
    </w:lvl>
    <w:lvl w:ilvl="7" w:tplc="015A33F8">
      <w:start w:val="1"/>
      <w:numFmt w:val="bullet"/>
      <w:lvlText w:val="o"/>
      <w:lvlJc w:val="left"/>
      <w:pPr>
        <w:ind w:left="5760" w:hanging="360"/>
      </w:pPr>
      <w:rPr>
        <w:rFonts w:ascii="Courier New" w:hAnsi="Courier New" w:hint="default"/>
      </w:rPr>
    </w:lvl>
    <w:lvl w:ilvl="8" w:tplc="369A0262">
      <w:start w:val="1"/>
      <w:numFmt w:val="bullet"/>
      <w:lvlText w:val=""/>
      <w:lvlJc w:val="left"/>
      <w:pPr>
        <w:ind w:left="6480" w:hanging="360"/>
      </w:pPr>
      <w:rPr>
        <w:rFonts w:ascii="Wingdings" w:hAnsi="Wingdings" w:hint="default"/>
      </w:rPr>
    </w:lvl>
  </w:abstractNum>
  <w:abstractNum w:abstractNumId="86" w15:restartNumberingAfterBreak="0">
    <w:nsid w:val="64A093F0"/>
    <w:multiLevelType w:val="hybridMultilevel"/>
    <w:tmpl w:val="FFFFFFFF"/>
    <w:lvl w:ilvl="0" w:tplc="89282E74">
      <w:start w:val="1"/>
      <w:numFmt w:val="bullet"/>
      <w:lvlText w:val=""/>
      <w:lvlJc w:val="left"/>
      <w:pPr>
        <w:ind w:left="720" w:hanging="360"/>
      </w:pPr>
      <w:rPr>
        <w:rFonts w:ascii="Symbol" w:hAnsi="Symbol" w:hint="default"/>
      </w:rPr>
    </w:lvl>
    <w:lvl w:ilvl="1" w:tplc="87CAB2E2">
      <w:start w:val="1"/>
      <w:numFmt w:val="bullet"/>
      <w:lvlText w:val="o"/>
      <w:lvlJc w:val="left"/>
      <w:pPr>
        <w:ind w:left="1440" w:hanging="360"/>
      </w:pPr>
      <w:rPr>
        <w:rFonts w:ascii="Courier New" w:hAnsi="Courier New" w:hint="default"/>
      </w:rPr>
    </w:lvl>
    <w:lvl w:ilvl="2" w:tplc="228259F6">
      <w:start w:val="1"/>
      <w:numFmt w:val="bullet"/>
      <w:lvlText w:val=""/>
      <w:lvlJc w:val="left"/>
      <w:pPr>
        <w:ind w:left="2160" w:hanging="360"/>
      </w:pPr>
      <w:rPr>
        <w:rFonts w:ascii="Wingdings" w:hAnsi="Wingdings" w:hint="default"/>
      </w:rPr>
    </w:lvl>
    <w:lvl w:ilvl="3" w:tplc="AEAA3D62">
      <w:start w:val="1"/>
      <w:numFmt w:val="bullet"/>
      <w:lvlText w:val=""/>
      <w:lvlJc w:val="left"/>
      <w:pPr>
        <w:ind w:left="2880" w:hanging="360"/>
      </w:pPr>
      <w:rPr>
        <w:rFonts w:ascii="Symbol" w:hAnsi="Symbol" w:hint="default"/>
      </w:rPr>
    </w:lvl>
    <w:lvl w:ilvl="4" w:tplc="314EDA7A">
      <w:start w:val="1"/>
      <w:numFmt w:val="bullet"/>
      <w:lvlText w:val="o"/>
      <w:lvlJc w:val="left"/>
      <w:pPr>
        <w:ind w:left="3600" w:hanging="360"/>
      </w:pPr>
      <w:rPr>
        <w:rFonts w:ascii="Courier New" w:hAnsi="Courier New" w:hint="default"/>
      </w:rPr>
    </w:lvl>
    <w:lvl w:ilvl="5" w:tplc="F77AD038">
      <w:start w:val="1"/>
      <w:numFmt w:val="bullet"/>
      <w:lvlText w:val=""/>
      <w:lvlJc w:val="left"/>
      <w:pPr>
        <w:ind w:left="4320" w:hanging="360"/>
      </w:pPr>
      <w:rPr>
        <w:rFonts w:ascii="Wingdings" w:hAnsi="Wingdings" w:hint="default"/>
      </w:rPr>
    </w:lvl>
    <w:lvl w:ilvl="6" w:tplc="AA6A2CE8">
      <w:start w:val="1"/>
      <w:numFmt w:val="bullet"/>
      <w:lvlText w:val=""/>
      <w:lvlJc w:val="left"/>
      <w:pPr>
        <w:ind w:left="5040" w:hanging="360"/>
      </w:pPr>
      <w:rPr>
        <w:rFonts w:ascii="Symbol" w:hAnsi="Symbol" w:hint="default"/>
      </w:rPr>
    </w:lvl>
    <w:lvl w:ilvl="7" w:tplc="3FE48CC6">
      <w:start w:val="1"/>
      <w:numFmt w:val="bullet"/>
      <w:lvlText w:val="o"/>
      <w:lvlJc w:val="left"/>
      <w:pPr>
        <w:ind w:left="5760" w:hanging="360"/>
      </w:pPr>
      <w:rPr>
        <w:rFonts w:ascii="Courier New" w:hAnsi="Courier New" w:hint="default"/>
      </w:rPr>
    </w:lvl>
    <w:lvl w:ilvl="8" w:tplc="FE06CB38">
      <w:start w:val="1"/>
      <w:numFmt w:val="bullet"/>
      <w:lvlText w:val=""/>
      <w:lvlJc w:val="left"/>
      <w:pPr>
        <w:ind w:left="6480" w:hanging="360"/>
      </w:pPr>
      <w:rPr>
        <w:rFonts w:ascii="Wingdings" w:hAnsi="Wingdings" w:hint="default"/>
      </w:rPr>
    </w:lvl>
  </w:abstractNum>
  <w:abstractNum w:abstractNumId="87" w15:restartNumberingAfterBreak="0">
    <w:nsid w:val="66FC5546"/>
    <w:multiLevelType w:val="hybridMultilevel"/>
    <w:tmpl w:val="FFFFFFFF"/>
    <w:lvl w:ilvl="0" w:tplc="E34A12D6">
      <w:start w:val="1"/>
      <w:numFmt w:val="bullet"/>
      <w:lvlText w:val=""/>
      <w:lvlJc w:val="left"/>
      <w:pPr>
        <w:ind w:left="720" w:hanging="360"/>
      </w:pPr>
      <w:rPr>
        <w:rFonts w:ascii="Symbol" w:hAnsi="Symbol" w:hint="default"/>
      </w:rPr>
    </w:lvl>
    <w:lvl w:ilvl="1" w:tplc="091E08E4">
      <w:start w:val="1"/>
      <w:numFmt w:val="bullet"/>
      <w:lvlText w:val="o"/>
      <w:lvlJc w:val="left"/>
      <w:pPr>
        <w:ind w:left="1440" w:hanging="360"/>
      </w:pPr>
      <w:rPr>
        <w:rFonts w:ascii="Courier New" w:hAnsi="Courier New" w:hint="default"/>
      </w:rPr>
    </w:lvl>
    <w:lvl w:ilvl="2" w:tplc="649EA06E">
      <w:start w:val="1"/>
      <w:numFmt w:val="bullet"/>
      <w:lvlText w:val=""/>
      <w:lvlJc w:val="left"/>
      <w:pPr>
        <w:ind w:left="2160" w:hanging="360"/>
      </w:pPr>
      <w:rPr>
        <w:rFonts w:ascii="Wingdings" w:hAnsi="Wingdings" w:hint="default"/>
      </w:rPr>
    </w:lvl>
    <w:lvl w:ilvl="3" w:tplc="4AE23D4E">
      <w:start w:val="1"/>
      <w:numFmt w:val="bullet"/>
      <w:lvlText w:val=""/>
      <w:lvlJc w:val="left"/>
      <w:pPr>
        <w:ind w:left="2880" w:hanging="360"/>
      </w:pPr>
      <w:rPr>
        <w:rFonts w:ascii="Symbol" w:hAnsi="Symbol" w:hint="default"/>
      </w:rPr>
    </w:lvl>
    <w:lvl w:ilvl="4" w:tplc="3578C6FE">
      <w:start w:val="1"/>
      <w:numFmt w:val="bullet"/>
      <w:lvlText w:val="o"/>
      <w:lvlJc w:val="left"/>
      <w:pPr>
        <w:ind w:left="3600" w:hanging="360"/>
      </w:pPr>
      <w:rPr>
        <w:rFonts w:ascii="Courier New" w:hAnsi="Courier New" w:hint="default"/>
      </w:rPr>
    </w:lvl>
    <w:lvl w:ilvl="5" w:tplc="99BC54DA">
      <w:start w:val="1"/>
      <w:numFmt w:val="bullet"/>
      <w:lvlText w:val=""/>
      <w:lvlJc w:val="left"/>
      <w:pPr>
        <w:ind w:left="4320" w:hanging="360"/>
      </w:pPr>
      <w:rPr>
        <w:rFonts w:ascii="Wingdings" w:hAnsi="Wingdings" w:hint="default"/>
      </w:rPr>
    </w:lvl>
    <w:lvl w:ilvl="6" w:tplc="ADF87280">
      <w:start w:val="1"/>
      <w:numFmt w:val="bullet"/>
      <w:lvlText w:val=""/>
      <w:lvlJc w:val="left"/>
      <w:pPr>
        <w:ind w:left="5040" w:hanging="360"/>
      </w:pPr>
      <w:rPr>
        <w:rFonts w:ascii="Symbol" w:hAnsi="Symbol" w:hint="default"/>
      </w:rPr>
    </w:lvl>
    <w:lvl w:ilvl="7" w:tplc="37565DB0">
      <w:start w:val="1"/>
      <w:numFmt w:val="bullet"/>
      <w:lvlText w:val="o"/>
      <w:lvlJc w:val="left"/>
      <w:pPr>
        <w:ind w:left="5760" w:hanging="360"/>
      </w:pPr>
      <w:rPr>
        <w:rFonts w:ascii="Courier New" w:hAnsi="Courier New" w:hint="default"/>
      </w:rPr>
    </w:lvl>
    <w:lvl w:ilvl="8" w:tplc="C0702A66">
      <w:start w:val="1"/>
      <w:numFmt w:val="bullet"/>
      <w:lvlText w:val=""/>
      <w:lvlJc w:val="left"/>
      <w:pPr>
        <w:ind w:left="6480" w:hanging="360"/>
      </w:pPr>
      <w:rPr>
        <w:rFonts w:ascii="Wingdings" w:hAnsi="Wingdings" w:hint="default"/>
      </w:rPr>
    </w:lvl>
  </w:abstractNum>
  <w:abstractNum w:abstractNumId="88" w15:restartNumberingAfterBreak="0">
    <w:nsid w:val="672A833D"/>
    <w:multiLevelType w:val="hybridMultilevel"/>
    <w:tmpl w:val="072EEBDA"/>
    <w:lvl w:ilvl="0" w:tplc="B8EA9060">
      <w:start w:val="1"/>
      <w:numFmt w:val="bullet"/>
      <w:lvlText w:val=""/>
      <w:lvlJc w:val="left"/>
      <w:pPr>
        <w:ind w:left="720" w:hanging="360"/>
      </w:pPr>
      <w:rPr>
        <w:rFonts w:ascii="Symbol" w:hAnsi="Symbol" w:hint="default"/>
      </w:rPr>
    </w:lvl>
    <w:lvl w:ilvl="1" w:tplc="1CA42CF4">
      <w:start w:val="1"/>
      <w:numFmt w:val="bullet"/>
      <w:lvlText w:val="o"/>
      <w:lvlJc w:val="left"/>
      <w:pPr>
        <w:ind w:left="1440" w:hanging="360"/>
      </w:pPr>
      <w:rPr>
        <w:rFonts w:ascii="Courier New" w:hAnsi="Courier New" w:hint="default"/>
      </w:rPr>
    </w:lvl>
    <w:lvl w:ilvl="2" w:tplc="FB4E82A4">
      <w:start w:val="1"/>
      <w:numFmt w:val="bullet"/>
      <w:lvlText w:val=""/>
      <w:lvlJc w:val="left"/>
      <w:pPr>
        <w:ind w:left="2160" w:hanging="360"/>
      </w:pPr>
      <w:rPr>
        <w:rFonts w:ascii="Wingdings" w:hAnsi="Wingdings" w:hint="default"/>
      </w:rPr>
    </w:lvl>
    <w:lvl w:ilvl="3" w:tplc="5628C2D0">
      <w:start w:val="1"/>
      <w:numFmt w:val="bullet"/>
      <w:lvlText w:val=""/>
      <w:lvlJc w:val="left"/>
      <w:pPr>
        <w:ind w:left="2880" w:hanging="360"/>
      </w:pPr>
      <w:rPr>
        <w:rFonts w:ascii="Symbol" w:hAnsi="Symbol" w:hint="default"/>
      </w:rPr>
    </w:lvl>
    <w:lvl w:ilvl="4" w:tplc="39C248DA">
      <w:start w:val="1"/>
      <w:numFmt w:val="bullet"/>
      <w:lvlText w:val="o"/>
      <w:lvlJc w:val="left"/>
      <w:pPr>
        <w:ind w:left="3600" w:hanging="360"/>
      </w:pPr>
      <w:rPr>
        <w:rFonts w:ascii="Courier New" w:hAnsi="Courier New" w:hint="default"/>
      </w:rPr>
    </w:lvl>
    <w:lvl w:ilvl="5" w:tplc="321A8722">
      <w:start w:val="1"/>
      <w:numFmt w:val="bullet"/>
      <w:lvlText w:val=""/>
      <w:lvlJc w:val="left"/>
      <w:pPr>
        <w:ind w:left="4320" w:hanging="360"/>
      </w:pPr>
      <w:rPr>
        <w:rFonts w:ascii="Wingdings" w:hAnsi="Wingdings" w:hint="default"/>
      </w:rPr>
    </w:lvl>
    <w:lvl w:ilvl="6" w:tplc="CD968168">
      <w:start w:val="1"/>
      <w:numFmt w:val="bullet"/>
      <w:lvlText w:val=""/>
      <w:lvlJc w:val="left"/>
      <w:pPr>
        <w:ind w:left="5040" w:hanging="360"/>
      </w:pPr>
      <w:rPr>
        <w:rFonts w:ascii="Symbol" w:hAnsi="Symbol" w:hint="default"/>
      </w:rPr>
    </w:lvl>
    <w:lvl w:ilvl="7" w:tplc="DFE2A24C">
      <w:start w:val="1"/>
      <w:numFmt w:val="bullet"/>
      <w:lvlText w:val="o"/>
      <w:lvlJc w:val="left"/>
      <w:pPr>
        <w:ind w:left="5760" w:hanging="360"/>
      </w:pPr>
      <w:rPr>
        <w:rFonts w:ascii="Courier New" w:hAnsi="Courier New" w:hint="default"/>
      </w:rPr>
    </w:lvl>
    <w:lvl w:ilvl="8" w:tplc="D1D2FB4A">
      <w:start w:val="1"/>
      <w:numFmt w:val="bullet"/>
      <w:lvlText w:val=""/>
      <w:lvlJc w:val="left"/>
      <w:pPr>
        <w:ind w:left="6480" w:hanging="360"/>
      </w:pPr>
      <w:rPr>
        <w:rFonts w:ascii="Wingdings" w:hAnsi="Wingdings" w:hint="default"/>
      </w:rPr>
    </w:lvl>
  </w:abstractNum>
  <w:abstractNum w:abstractNumId="89" w15:restartNumberingAfterBreak="0">
    <w:nsid w:val="67353634"/>
    <w:multiLevelType w:val="multilevel"/>
    <w:tmpl w:val="639CD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656A61"/>
    <w:multiLevelType w:val="hybridMultilevel"/>
    <w:tmpl w:val="BF1A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EECF5F"/>
    <w:multiLevelType w:val="hybridMultilevel"/>
    <w:tmpl w:val="A4468F1C"/>
    <w:lvl w:ilvl="0" w:tplc="998C00DE">
      <w:start w:val="1"/>
      <w:numFmt w:val="bullet"/>
      <w:lvlText w:val=""/>
      <w:lvlJc w:val="left"/>
      <w:pPr>
        <w:ind w:left="720" w:hanging="360"/>
      </w:pPr>
      <w:rPr>
        <w:rFonts w:ascii="Symbol" w:hAnsi="Symbol" w:hint="default"/>
      </w:rPr>
    </w:lvl>
    <w:lvl w:ilvl="1" w:tplc="AB00C052">
      <w:start w:val="1"/>
      <w:numFmt w:val="bullet"/>
      <w:lvlText w:val="o"/>
      <w:lvlJc w:val="left"/>
      <w:pPr>
        <w:ind w:left="1440" w:hanging="360"/>
      </w:pPr>
      <w:rPr>
        <w:rFonts w:ascii="Courier New" w:hAnsi="Courier New" w:hint="default"/>
      </w:rPr>
    </w:lvl>
    <w:lvl w:ilvl="2" w:tplc="AF6A08C0">
      <w:start w:val="1"/>
      <w:numFmt w:val="bullet"/>
      <w:lvlText w:val=""/>
      <w:lvlJc w:val="left"/>
      <w:pPr>
        <w:ind w:left="2160" w:hanging="360"/>
      </w:pPr>
      <w:rPr>
        <w:rFonts w:ascii="Wingdings" w:hAnsi="Wingdings" w:hint="default"/>
      </w:rPr>
    </w:lvl>
    <w:lvl w:ilvl="3" w:tplc="0EC6FE40">
      <w:start w:val="1"/>
      <w:numFmt w:val="bullet"/>
      <w:lvlText w:val=""/>
      <w:lvlJc w:val="left"/>
      <w:pPr>
        <w:ind w:left="2880" w:hanging="360"/>
      </w:pPr>
      <w:rPr>
        <w:rFonts w:ascii="Symbol" w:hAnsi="Symbol" w:hint="default"/>
      </w:rPr>
    </w:lvl>
    <w:lvl w:ilvl="4" w:tplc="71AEAA96">
      <w:start w:val="1"/>
      <w:numFmt w:val="bullet"/>
      <w:lvlText w:val="o"/>
      <w:lvlJc w:val="left"/>
      <w:pPr>
        <w:ind w:left="3600" w:hanging="360"/>
      </w:pPr>
      <w:rPr>
        <w:rFonts w:ascii="Courier New" w:hAnsi="Courier New" w:hint="default"/>
      </w:rPr>
    </w:lvl>
    <w:lvl w:ilvl="5" w:tplc="CCB273B6">
      <w:start w:val="1"/>
      <w:numFmt w:val="bullet"/>
      <w:lvlText w:val=""/>
      <w:lvlJc w:val="left"/>
      <w:pPr>
        <w:ind w:left="4320" w:hanging="360"/>
      </w:pPr>
      <w:rPr>
        <w:rFonts w:ascii="Wingdings" w:hAnsi="Wingdings" w:hint="default"/>
      </w:rPr>
    </w:lvl>
    <w:lvl w:ilvl="6" w:tplc="8C541F16">
      <w:start w:val="1"/>
      <w:numFmt w:val="bullet"/>
      <w:lvlText w:val=""/>
      <w:lvlJc w:val="left"/>
      <w:pPr>
        <w:ind w:left="5040" w:hanging="360"/>
      </w:pPr>
      <w:rPr>
        <w:rFonts w:ascii="Symbol" w:hAnsi="Symbol" w:hint="default"/>
      </w:rPr>
    </w:lvl>
    <w:lvl w:ilvl="7" w:tplc="FB741F3C">
      <w:start w:val="1"/>
      <w:numFmt w:val="bullet"/>
      <w:lvlText w:val="o"/>
      <w:lvlJc w:val="left"/>
      <w:pPr>
        <w:ind w:left="5760" w:hanging="360"/>
      </w:pPr>
      <w:rPr>
        <w:rFonts w:ascii="Courier New" w:hAnsi="Courier New" w:hint="default"/>
      </w:rPr>
    </w:lvl>
    <w:lvl w:ilvl="8" w:tplc="9FC8561C">
      <w:start w:val="1"/>
      <w:numFmt w:val="bullet"/>
      <w:lvlText w:val=""/>
      <w:lvlJc w:val="left"/>
      <w:pPr>
        <w:ind w:left="6480" w:hanging="360"/>
      </w:pPr>
      <w:rPr>
        <w:rFonts w:ascii="Wingdings" w:hAnsi="Wingdings" w:hint="default"/>
      </w:rPr>
    </w:lvl>
  </w:abstractNum>
  <w:abstractNum w:abstractNumId="92" w15:restartNumberingAfterBreak="0">
    <w:nsid w:val="6C587378"/>
    <w:multiLevelType w:val="hybridMultilevel"/>
    <w:tmpl w:val="3474BD18"/>
    <w:lvl w:ilvl="0" w:tplc="F67231DA">
      <w:start w:val="1"/>
      <w:numFmt w:val="bullet"/>
      <w:lvlText w:val=""/>
      <w:lvlJc w:val="left"/>
      <w:pPr>
        <w:ind w:left="720" w:hanging="360"/>
      </w:pPr>
      <w:rPr>
        <w:rFonts w:ascii="Symbol" w:hAnsi="Symbol" w:hint="default"/>
      </w:rPr>
    </w:lvl>
    <w:lvl w:ilvl="1" w:tplc="E6F84DA0">
      <w:start w:val="1"/>
      <w:numFmt w:val="bullet"/>
      <w:lvlText w:val="o"/>
      <w:lvlJc w:val="left"/>
      <w:pPr>
        <w:ind w:left="1440" w:hanging="360"/>
      </w:pPr>
      <w:rPr>
        <w:rFonts w:ascii="Courier New" w:hAnsi="Courier New" w:hint="default"/>
      </w:rPr>
    </w:lvl>
    <w:lvl w:ilvl="2" w:tplc="6A22F66A">
      <w:start w:val="1"/>
      <w:numFmt w:val="bullet"/>
      <w:lvlText w:val=""/>
      <w:lvlJc w:val="left"/>
      <w:pPr>
        <w:ind w:left="2160" w:hanging="360"/>
      </w:pPr>
      <w:rPr>
        <w:rFonts w:ascii="Wingdings" w:hAnsi="Wingdings" w:hint="default"/>
      </w:rPr>
    </w:lvl>
    <w:lvl w:ilvl="3" w:tplc="F83CA8C4">
      <w:start w:val="1"/>
      <w:numFmt w:val="bullet"/>
      <w:lvlText w:val=""/>
      <w:lvlJc w:val="left"/>
      <w:pPr>
        <w:ind w:left="2880" w:hanging="360"/>
      </w:pPr>
      <w:rPr>
        <w:rFonts w:ascii="Symbol" w:hAnsi="Symbol" w:hint="default"/>
      </w:rPr>
    </w:lvl>
    <w:lvl w:ilvl="4" w:tplc="EE98F038">
      <w:start w:val="1"/>
      <w:numFmt w:val="bullet"/>
      <w:lvlText w:val="o"/>
      <w:lvlJc w:val="left"/>
      <w:pPr>
        <w:ind w:left="3600" w:hanging="360"/>
      </w:pPr>
      <w:rPr>
        <w:rFonts w:ascii="Courier New" w:hAnsi="Courier New" w:hint="default"/>
      </w:rPr>
    </w:lvl>
    <w:lvl w:ilvl="5" w:tplc="1CAE80E2">
      <w:start w:val="1"/>
      <w:numFmt w:val="bullet"/>
      <w:lvlText w:val=""/>
      <w:lvlJc w:val="left"/>
      <w:pPr>
        <w:ind w:left="4320" w:hanging="360"/>
      </w:pPr>
      <w:rPr>
        <w:rFonts w:ascii="Wingdings" w:hAnsi="Wingdings" w:hint="default"/>
      </w:rPr>
    </w:lvl>
    <w:lvl w:ilvl="6" w:tplc="BC906394">
      <w:start w:val="1"/>
      <w:numFmt w:val="bullet"/>
      <w:lvlText w:val=""/>
      <w:lvlJc w:val="left"/>
      <w:pPr>
        <w:ind w:left="5040" w:hanging="360"/>
      </w:pPr>
      <w:rPr>
        <w:rFonts w:ascii="Symbol" w:hAnsi="Symbol" w:hint="default"/>
      </w:rPr>
    </w:lvl>
    <w:lvl w:ilvl="7" w:tplc="8200D5E0">
      <w:start w:val="1"/>
      <w:numFmt w:val="bullet"/>
      <w:lvlText w:val="o"/>
      <w:lvlJc w:val="left"/>
      <w:pPr>
        <w:ind w:left="5760" w:hanging="360"/>
      </w:pPr>
      <w:rPr>
        <w:rFonts w:ascii="Courier New" w:hAnsi="Courier New" w:hint="default"/>
      </w:rPr>
    </w:lvl>
    <w:lvl w:ilvl="8" w:tplc="A9F484AA">
      <w:start w:val="1"/>
      <w:numFmt w:val="bullet"/>
      <w:lvlText w:val=""/>
      <w:lvlJc w:val="left"/>
      <w:pPr>
        <w:ind w:left="6480" w:hanging="360"/>
      </w:pPr>
      <w:rPr>
        <w:rFonts w:ascii="Wingdings" w:hAnsi="Wingdings" w:hint="default"/>
      </w:rPr>
    </w:lvl>
  </w:abstractNum>
  <w:abstractNum w:abstractNumId="93" w15:restartNumberingAfterBreak="0">
    <w:nsid w:val="6D630258"/>
    <w:multiLevelType w:val="hybridMultilevel"/>
    <w:tmpl w:val="98848DFE"/>
    <w:lvl w:ilvl="0" w:tplc="C380BA54">
      <w:start w:val="1"/>
      <w:numFmt w:val="bullet"/>
      <w:lvlText w:val=""/>
      <w:lvlJc w:val="left"/>
      <w:pPr>
        <w:ind w:left="720" w:hanging="360"/>
      </w:pPr>
      <w:rPr>
        <w:rFonts w:ascii="Symbol" w:hAnsi="Symbol" w:hint="default"/>
      </w:rPr>
    </w:lvl>
    <w:lvl w:ilvl="1" w:tplc="D80AAB42">
      <w:start w:val="1"/>
      <w:numFmt w:val="bullet"/>
      <w:lvlText w:val="o"/>
      <w:lvlJc w:val="left"/>
      <w:pPr>
        <w:ind w:left="1440" w:hanging="360"/>
      </w:pPr>
      <w:rPr>
        <w:rFonts w:ascii="Courier New" w:hAnsi="Courier New" w:hint="default"/>
      </w:rPr>
    </w:lvl>
    <w:lvl w:ilvl="2" w:tplc="B5587D6C">
      <w:start w:val="1"/>
      <w:numFmt w:val="bullet"/>
      <w:lvlText w:val=""/>
      <w:lvlJc w:val="left"/>
      <w:pPr>
        <w:ind w:left="2160" w:hanging="360"/>
      </w:pPr>
      <w:rPr>
        <w:rFonts w:ascii="Wingdings" w:hAnsi="Wingdings" w:hint="default"/>
      </w:rPr>
    </w:lvl>
    <w:lvl w:ilvl="3" w:tplc="1A322E54">
      <w:start w:val="1"/>
      <w:numFmt w:val="bullet"/>
      <w:lvlText w:val=""/>
      <w:lvlJc w:val="left"/>
      <w:pPr>
        <w:ind w:left="2880" w:hanging="360"/>
      </w:pPr>
      <w:rPr>
        <w:rFonts w:ascii="Symbol" w:hAnsi="Symbol" w:hint="default"/>
      </w:rPr>
    </w:lvl>
    <w:lvl w:ilvl="4" w:tplc="BD7262C6">
      <w:start w:val="1"/>
      <w:numFmt w:val="bullet"/>
      <w:lvlText w:val="o"/>
      <w:lvlJc w:val="left"/>
      <w:pPr>
        <w:ind w:left="3600" w:hanging="360"/>
      </w:pPr>
      <w:rPr>
        <w:rFonts w:ascii="Courier New" w:hAnsi="Courier New" w:hint="default"/>
      </w:rPr>
    </w:lvl>
    <w:lvl w:ilvl="5" w:tplc="C0226D1C">
      <w:start w:val="1"/>
      <w:numFmt w:val="bullet"/>
      <w:lvlText w:val=""/>
      <w:lvlJc w:val="left"/>
      <w:pPr>
        <w:ind w:left="4320" w:hanging="360"/>
      </w:pPr>
      <w:rPr>
        <w:rFonts w:ascii="Wingdings" w:hAnsi="Wingdings" w:hint="default"/>
      </w:rPr>
    </w:lvl>
    <w:lvl w:ilvl="6" w:tplc="5FCEF426">
      <w:start w:val="1"/>
      <w:numFmt w:val="bullet"/>
      <w:lvlText w:val=""/>
      <w:lvlJc w:val="left"/>
      <w:pPr>
        <w:ind w:left="5040" w:hanging="360"/>
      </w:pPr>
      <w:rPr>
        <w:rFonts w:ascii="Symbol" w:hAnsi="Symbol" w:hint="default"/>
      </w:rPr>
    </w:lvl>
    <w:lvl w:ilvl="7" w:tplc="D83E7334">
      <w:start w:val="1"/>
      <w:numFmt w:val="bullet"/>
      <w:lvlText w:val="o"/>
      <w:lvlJc w:val="left"/>
      <w:pPr>
        <w:ind w:left="5760" w:hanging="360"/>
      </w:pPr>
      <w:rPr>
        <w:rFonts w:ascii="Courier New" w:hAnsi="Courier New" w:hint="default"/>
      </w:rPr>
    </w:lvl>
    <w:lvl w:ilvl="8" w:tplc="0D74728A">
      <w:start w:val="1"/>
      <w:numFmt w:val="bullet"/>
      <w:lvlText w:val=""/>
      <w:lvlJc w:val="left"/>
      <w:pPr>
        <w:ind w:left="6480" w:hanging="360"/>
      </w:pPr>
      <w:rPr>
        <w:rFonts w:ascii="Wingdings" w:hAnsi="Wingdings" w:hint="default"/>
      </w:rPr>
    </w:lvl>
  </w:abstractNum>
  <w:abstractNum w:abstractNumId="94" w15:restartNumberingAfterBreak="0">
    <w:nsid w:val="7015F262"/>
    <w:multiLevelType w:val="hybridMultilevel"/>
    <w:tmpl w:val="06DC8734"/>
    <w:lvl w:ilvl="0" w:tplc="632C2AC6">
      <w:start w:val="1"/>
      <w:numFmt w:val="bullet"/>
      <w:lvlText w:val=""/>
      <w:lvlJc w:val="left"/>
      <w:pPr>
        <w:ind w:left="720" w:hanging="360"/>
      </w:pPr>
      <w:rPr>
        <w:rFonts w:ascii="Symbol" w:hAnsi="Symbol" w:hint="default"/>
      </w:rPr>
    </w:lvl>
    <w:lvl w:ilvl="1" w:tplc="62D4C69A">
      <w:start w:val="1"/>
      <w:numFmt w:val="bullet"/>
      <w:lvlText w:val="o"/>
      <w:lvlJc w:val="left"/>
      <w:pPr>
        <w:ind w:left="1440" w:hanging="360"/>
      </w:pPr>
      <w:rPr>
        <w:rFonts w:ascii="Courier New" w:hAnsi="Courier New" w:hint="default"/>
      </w:rPr>
    </w:lvl>
    <w:lvl w:ilvl="2" w:tplc="B0D0AD16">
      <w:start w:val="1"/>
      <w:numFmt w:val="bullet"/>
      <w:lvlText w:val=""/>
      <w:lvlJc w:val="left"/>
      <w:pPr>
        <w:ind w:left="2160" w:hanging="360"/>
      </w:pPr>
      <w:rPr>
        <w:rFonts w:ascii="Wingdings" w:hAnsi="Wingdings" w:hint="default"/>
      </w:rPr>
    </w:lvl>
    <w:lvl w:ilvl="3" w:tplc="CDD4BBD0">
      <w:start w:val="1"/>
      <w:numFmt w:val="bullet"/>
      <w:lvlText w:val=""/>
      <w:lvlJc w:val="left"/>
      <w:pPr>
        <w:ind w:left="2880" w:hanging="360"/>
      </w:pPr>
      <w:rPr>
        <w:rFonts w:ascii="Symbol" w:hAnsi="Symbol" w:hint="default"/>
      </w:rPr>
    </w:lvl>
    <w:lvl w:ilvl="4" w:tplc="A97A4F46">
      <w:start w:val="1"/>
      <w:numFmt w:val="bullet"/>
      <w:lvlText w:val="o"/>
      <w:lvlJc w:val="left"/>
      <w:pPr>
        <w:ind w:left="3600" w:hanging="360"/>
      </w:pPr>
      <w:rPr>
        <w:rFonts w:ascii="Courier New" w:hAnsi="Courier New" w:hint="default"/>
      </w:rPr>
    </w:lvl>
    <w:lvl w:ilvl="5" w:tplc="AF2A9024">
      <w:start w:val="1"/>
      <w:numFmt w:val="bullet"/>
      <w:lvlText w:val=""/>
      <w:lvlJc w:val="left"/>
      <w:pPr>
        <w:ind w:left="4320" w:hanging="360"/>
      </w:pPr>
      <w:rPr>
        <w:rFonts w:ascii="Wingdings" w:hAnsi="Wingdings" w:hint="default"/>
      </w:rPr>
    </w:lvl>
    <w:lvl w:ilvl="6" w:tplc="2E4C5DC4">
      <w:start w:val="1"/>
      <w:numFmt w:val="bullet"/>
      <w:lvlText w:val=""/>
      <w:lvlJc w:val="left"/>
      <w:pPr>
        <w:ind w:left="5040" w:hanging="360"/>
      </w:pPr>
      <w:rPr>
        <w:rFonts w:ascii="Symbol" w:hAnsi="Symbol" w:hint="default"/>
      </w:rPr>
    </w:lvl>
    <w:lvl w:ilvl="7" w:tplc="8FDA1BD8">
      <w:start w:val="1"/>
      <w:numFmt w:val="bullet"/>
      <w:lvlText w:val="o"/>
      <w:lvlJc w:val="left"/>
      <w:pPr>
        <w:ind w:left="5760" w:hanging="360"/>
      </w:pPr>
      <w:rPr>
        <w:rFonts w:ascii="Courier New" w:hAnsi="Courier New" w:hint="default"/>
      </w:rPr>
    </w:lvl>
    <w:lvl w:ilvl="8" w:tplc="A60206C6">
      <w:start w:val="1"/>
      <w:numFmt w:val="bullet"/>
      <w:lvlText w:val=""/>
      <w:lvlJc w:val="left"/>
      <w:pPr>
        <w:ind w:left="6480" w:hanging="360"/>
      </w:pPr>
      <w:rPr>
        <w:rFonts w:ascii="Wingdings" w:hAnsi="Wingdings" w:hint="default"/>
      </w:rPr>
    </w:lvl>
  </w:abstractNum>
  <w:abstractNum w:abstractNumId="95" w15:restartNumberingAfterBreak="0">
    <w:nsid w:val="70262DFB"/>
    <w:multiLevelType w:val="multilevel"/>
    <w:tmpl w:val="7A4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82086B"/>
    <w:multiLevelType w:val="hybridMultilevel"/>
    <w:tmpl w:val="34589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1D24608"/>
    <w:multiLevelType w:val="hybridMultilevel"/>
    <w:tmpl w:val="DD2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1A6D64"/>
    <w:multiLevelType w:val="hybridMultilevel"/>
    <w:tmpl w:val="D6ECAA1C"/>
    <w:lvl w:ilvl="0" w:tplc="891C76D0">
      <w:start w:val="1"/>
      <w:numFmt w:val="bullet"/>
      <w:lvlText w:val=""/>
      <w:lvlJc w:val="left"/>
      <w:pPr>
        <w:ind w:left="720" w:hanging="360"/>
      </w:pPr>
      <w:rPr>
        <w:rFonts w:ascii="Symbol" w:hAnsi="Symbol" w:hint="default"/>
      </w:rPr>
    </w:lvl>
    <w:lvl w:ilvl="1" w:tplc="9426224E">
      <w:start w:val="1"/>
      <w:numFmt w:val="bullet"/>
      <w:lvlText w:val="o"/>
      <w:lvlJc w:val="left"/>
      <w:pPr>
        <w:ind w:left="1440" w:hanging="360"/>
      </w:pPr>
      <w:rPr>
        <w:rFonts w:ascii="Courier New" w:hAnsi="Courier New" w:hint="default"/>
      </w:rPr>
    </w:lvl>
    <w:lvl w:ilvl="2" w:tplc="7CBCC856">
      <w:start w:val="1"/>
      <w:numFmt w:val="bullet"/>
      <w:lvlText w:val=""/>
      <w:lvlJc w:val="left"/>
      <w:pPr>
        <w:ind w:left="2160" w:hanging="360"/>
      </w:pPr>
      <w:rPr>
        <w:rFonts w:ascii="Wingdings" w:hAnsi="Wingdings" w:hint="default"/>
      </w:rPr>
    </w:lvl>
    <w:lvl w:ilvl="3" w:tplc="03262CE4">
      <w:start w:val="1"/>
      <w:numFmt w:val="bullet"/>
      <w:lvlText w:val=""/>
      <w:lvlJc w:val="left"/>
      <w:pPr>
        <w:ind w:left="2880" w:hanging="360"/>
      </w:pPr>
      <w:rPr>
        <w:rFonts w:ascii="Symbol" w:hAnsi="Symbol" w:hint="default"/>
      </w:rPr>
    </w:lvl>
    <w:lvl w:ilvl="4" w:tplc="97FC1D9A">
      <w:start w:val="1"/>
      <w:numFmt w:val="bullet"/>
      <w:lvlText w:val="o"/>
      <w:lvlJc w:val="left"/>
      <w:pPr>
        <w:ind w:left="3600" w:hanging="360"/>
      </w:pPr>
      <w:rPr>
        <w:rFonts w:ascii="Courier New" w:hAnsi="Courier New" w:hint="default"/>
      </w:rPr>
    </w:lvl>
    <w:lvl w:ilvl="5" w:tplc="E3C498AC">
      <w:start w:val="1"/>
      <w:numFmt w:val="bullet"/>
      <w:lvlText w:val=""/>
      <w:lvlJc w:val="left"/>
      <w:pPr>
        <w:ind w:left="4320" w:hanging="360"/>
      </w:pPr>
      <w:rPr>
        <w:rFonts w:ascii="Wingdings" w:hAnsi="Wingdings" w:hint="default"/>
      </w:rPr>
    </w:lvl>
    <w:lvl w:ilvl="6" w:tplc="90A8064C">
      <w:start w:val="1"/>
      <w:numFmt w:val="bullet"/>
      <w:lvlText w:val=""/>
      <w:lvlJc w:val="left"/>
      <w:pPr>
        <w:ind w:left="5040" w:hanging="360"/>
      </w:pPr>
      <w:rPr>
        <w:rFonts w:ascii="Symbol" w:hAnsi="Symbol" w:hint="default"/>
      </w:rPr>
    </w:lvl>
    <w:lvl w:ilvl="7" w:tplc="0BC6065C">
      <w:start w:val="1"/>
      <w:numFmt w:val="bullet"/>
      <w:lvlText w:val="o"/>
      <w:lvlJc w:val="left"/>
      <w:pPr>
        <w:ind w:left="5760" w:hanging="360"/>
      </w:pPr>
      <w:rPr>
        <w:rFonts w:ascii="Courier New" w:hAnsi="Courier New" w:hint="default"/>
      </w:rPr>
    </w:lvl>
    <w:lvl w:ilvl="8" w:tplc="5F887280">
      <w:start w:val="1"/>
      <w:numFmt w:val="bullet"/>
      <w:lvlText w:val=""/>
      <w:lvlJc w:val="left"/>
      <w:pPr>
        <w:ind w:left="6480" w:hanging="360"/>
      </w:pPr>
      <w:rPr>
        <w:rFonts w:ascii="Wingdings" w:hAnsi="Wingdings" w:hint="default"/>
      </w:rPr>
    </w:lvl>
  </w:abstractNum>
  <w:abstractNum w:abstractNumId="99" w15:restartNumberingAfterBreak="0">
    <w:nsid w:val="75A51506"/>
    <w:multiLevelType w:val="hybridMultilevel"/>
    <w:tmpl w:val="6E6A5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5F630F8"/>
    <w:multiLevelType w:val="hybridMultilevel"/>
    <w:tmpl w:val="3A7E63C6"/>
    <w:lvl w:ilvl="0" w:tplc="007E5AE8">
      <w:start w:val="1"/>
      <w:numFmt w:val="bullet"/>
      <w:lvlText w:val=""/>
      <w:lvlJc w:val="left"/>
      <w:pPr>
        <w:ind w:left="720" w:hanging="360"/>
      </w:pPr>
      <w:rPr>
        <w:rFonts w:ascii="Symbol" w:hAnsi="Symbol" w:hint="default"/>
      </w:rPr>
    </w:lvl>
    <w:lvl w:ilvl="1" w:tplc="0A8E55BC">
      <w:start w:val="1"/>
      <w:numFmt w:val="bullet"/>
      <w:lvlText w:val="o"/>
      <w:lvlJc w:val="left"/>
      <w:pPr>
        <w:ind w:left="1440" w:hanging="360"/>
      </w:pPr>
      <w:rPr>
        <w:rFonts w:ascii="Courier New" w:hAnsi="Courier New" w:hint="default"/>
      </w:rPr>
    </w:lvl>
    <w:lvl w:ilvl="2" w:tplc="9DF8C0A2">
      <w:start w:val="1"/>
      <w:numFmt w:val="bullet"/>
      <w:lvlText w:val=""/>
      <w:lvlJc w:val="left"/>
      <w:pPr>
        <w:ind w:left="2160" w:hanging="360"/>
      </w:pPr>
      <w:rPr>
        <w:rFonts w:ascii="Wingdings" w:hAnsi="Wingdings" w:hint="default"/>
      </w:rPr>
    </w:lvl>
    <w:lvl w:ilvl="3" w:tplc="7AE049D4">
      <w:start w:val="1"/>
      <w:numFmt w:val="bullet"/>
      <w:lvlText w:val=""/>
      <w:lvlJc w:val="left"/>
      <w:pPr>
        <w:ind w:left="2880" w:hanging="360"/>
      </w:pPr>
      <w:rPr>
        <w:rFonts w:ascii="Symbol" w:hAnsi="Symbol" w:hint="default"/>
      </w:rPr>
    </w:lvl>
    <w:lvl w:ilvl="4" w:tplc="B2D87AEC">
      <w:start w:val="1"/>
      <w:numFmt w:val="bullet"/>
      <w:lvlText w:val="o"/>
      <w:lvlJc w:val="left"/>
      <w:pPr>
        <w:ind w:left="3600" w:hanging="360"/>
      </w:pPr>
      <w:rPr>
        <w:rFonts w:ascii="Courier New" w:hAnsi="Courier New" w:hint="default"/>
      </w:rPr>
    </w:lvl>
    <w:lvl w:ilvl="5" w:tplc="0BA064D8">
      <w:start w:val="1"/>
      <w:numFmt w:val="bullet"/>
      <w:lvlText w:val=""/>
      <w:lvlJc w:val="left"/>
      <w:pPr>
        <w:ind w:left="4320" w:hanging="360"/>
      </w:pPr>
      <w:rPr>
        <w:rFonts w:ascii="Wingdings" w:hAnsi="Wingdings" w:hint="default"/>
      </w:rPr>
    </w:lvl>
    <w:lvl w:ilvl="6" w:tplc="19D8F62A">
      <w:start w:val="1"/>
      <w:numFmt w:val="bullet"/>
      <w:lvlText w:val=""/>
      <w:lvlJc w:val="left"/>
      <w:pPr>
        <w:ind w:left="5040" w:hanging="360"/>
      </w:pPr>
      <w:rPr>
        <w:rFonts w:ascii="Symbol" w:hAnsi="Symbol" w:hint="default"/>
      </w:rPr>
    </w:lvl>
    <w:lvl w:ilvl="7" w:tplc="5EE27A56">
      <w:start w:val="1"/>
      <w:numFmt w:val="bullet"/>
      <w:lvlText w:val="o"/>
      <w:lvlJc w:val="left"/>
      <w:pPr>
        <w:ind w:left="5760" w:hanging="360"/>
      </w:pPr>
      <w:rPr>
        <w:rFonts w:ascii="Courier New" w:hAnsi="Courier New" w:hint="default"/>
      </w:rPr>
    </w:lvl>
    <w:lvl w:ilvl="8" w:tplc="C18825EC">
      <w:start w:val="1"/>
      <w:numFmt w:val="bullet"/>
      <w:lvlText w:val=""/>
      <w:lvlJc w:val="left"/>
      <w:pPr>
        <w:ind w:left="6480" w:hanging="360"/>
      </w:pPr>
      <w:rPr>
        <w:rFonts w:ascii="Wingdings" w:hAnsi="Wingdings" w:hint="default"/>
      </w:rPr>
    </w:lvl>
  </w:abstractNum>
  <w:abstractNum w:abstractNumId="101" w15:restartNumberingAfterBreak="0">
    <w:nsid w:val="76A86675"/>
    <w:multiLevelType w:val="hybridMultilevel"/>
    <w:tmpl w:val="FFFFFFFF"/>
    <w:lvl w:ilvl="0" w:tplc="DFAEC8FA">
      <w:start w:val="1"/>
      <w:numFmt w:val="bullet"/>
      <w:lvlText w:val=""/>
      <w:lvlJc w:val="left"/>
      <w:pPr>
        <w:ind w:left="720" w:hanging="360"/>
      </w:pPr>
      <w:rPr>
        <w:rFonts w:ascii="Symbol" w:hAnsi="Symbol" w:hint="default"/>
      </w:rPr>
    </w:lvl>
    <w:lvl w:ilvl="1" w:tplc="B1B4D80A">
      <w:start w:val="1"/>
      <w:numFmt w:val="bullet"/>
      <w:lvlText w:val="o"/>
      <w:lvlJc w:val="left"/>
      <w:pPr>
        <w:ind w:left="1440" w:hanging="360"/>
      </w:pPr>
      <w:rPr>
        <w:rFonts w:ascii="Courier New" w:hAnsi="Courier New" w:hint="default"/>
      </w:rPr>
    </w:lvl>
    <w:lvl w:ilvl="2" w:tplc="84A882CE">
      <w:start w:val="1"/>
      <w:numFmt w:val="bullet"/>
      <w:lvlText w:val=""/>
      <w:lvlJc w:val="left"/>
      <w:pPr>
        <w:ind w:left="2160" w:hanging="360"/>
      </w:pPr>
      <w:rPr>
        <w:rFonts w:ascii="Wingdings" w:hAnsi="Wingdings" w:hint="default"/>
      </w:rPr>
    </w:lvl>
    <w:lvl w:ilvl="3" w:tplc="BEB011CE">
      <w:start w:val="1"/>
      <w:numFmt w:val="bullet"/>
      <w:lvlText w:val=""/>
      <w:lvlJc w:val="left"/>
      <w:pPr>
        <w:ind w:left="2880" w:hanging="360"/>
      </w:pPr>
      <w:rPr>
        <w:rFonts w:ascii="Symbol" w:hAnsi="Symbol" w:hint="default"/>
      </w:rPr>
    </w:lvl>
    <w:lvl w:ilvl="4" w:tplc="77C2E35E">
      <w:start w:val="1"/>
      <w:numFmt w:val="bullet"/>
      <w:lvlText w:val="o"/>
      <w:lvlJc w:val="left"/>
      <w:pPr>
        <w:ind w:left="3600" w:hanging="360"/>
      </w:pPr>
      <w:rPr>
        <w:rFonts w:ascii="Courier New" w:hAnsi="Courier New" w:hint="default"/>
      </w:rPr>
    </w:lvl>
    <w:lvl w:ilvl="5" w:tplc="1F682A96">
      <w:start w:val="1"/>
      <w:numFmt w:val="bullet"/>
      <w:lvlText w:val=""/>
      <w:lvlJc w:val="left"/>
      <w:pPr>
        <w:ind w:left="4320" w:hanging="360"/>
      </w:pPr>
      <w:rPr>
        <w:rFonts w:ascii="Wingdings" w:hAnsi="Wingdings" w:hint="default"/>
      </w:rPr>
    </w:lvl>
    <w:lvl w:ilvl="6" w:tplc="41245BF6">
      <w:start w:val="1"/>
      <w:numFmt w:val="bullet"/>
      <w:lvlText w:val=""/>
      <w:lvlJc w:val="left"/>
      <w:pPr>
        <w:ind w:left="5040" w:hanging="360"/>
      </w:pPr>
      <w:rPr>
        <w:rFonts w:ascii="Symbol" w:hAnsi="Symbol" w:hint="default"/>
      </w:rPr>
    </w:lvl>
    <w:lvl w:ilvl="7" w:tplc="845AFB5C">
      <w:start w:val="1"/>
      <w:numFmt w:val="bullet"/>
      <w:lvlText w:val="o"/>
      <w:lvlJc w:val="left"/>
      <w:pPr>
        <w:ind w:left="5760" w:hanging="360"/>
      </w:pPr>
      <w:rPr>
        <w:rFonts w:ascii="Courier New" w:hAnsi="Courier New" w:hint="default"/>
      </w:rPr>
    </w:lvl>
    <w:lvl w:ilvl="8" w:tplc="8228BFCE">
      <w:start w:val="1"/>
      <w:numFmt w:val="bullet"/>
      <w:lvlText w:val=""/>
      <w:lvlJc w:val="left"/>
      <w:pPr>
        <w:ind w:left="6480" w:hanging="360"/>
      </w:pPr>
      <w:rPr>
        <w:rFonts w:ascii="Wingdings" w:hAnsi="Wingdings" w:hint="default"/>
      </w:rPr>
    </w:lvl>
  </w:abstractNum>
  <w:abstractNum w:abstractNumId="102" w15:restartNumberingAfterBreak="0">
    <w:nsid w:val="76ADC53B"/>
    <w:multiLevelType w:val="hybridMultilevel"/>
    <w:tmpl w:val="858002F8"/>
    <w:lvl w:ilvl="0" w:tplc="22C2C062">
      <w:start w:val="1"/>
      <w:numFmt w:val="bullet"/>
      <w:lvlText w:val=""/>
      <w:lvlJc w:val="left"/>
      <w:pPr>
        <w:ind w:left="720" w:hanging="360"/>
      </w:pPr>
      <w:rPr>
        <w:rFonts w:ascii="Symbol" w:hAnsi="Symbol" w:hint="default"/>
      </w:rPr>
    </w:lvl>
    <w:lvl w:ilvl="1" w:tplc="0F4C4EB4">
      <w:start w:val="1"/>
      <w:numFmt w:val="bullet"/>
      <w:lvlText w:val="o"/>
      <w:lvlJc w:val="left"/>
      <w:pPr>
        <w:ind w:left="1440" w:hanging="360"/>
      </w:pPr>
      <w:rPr>
        <w:rFonts w:ascii="Courier New" w:hAnsi="Courier New" w:hint="default"/>
      </w:rPr>
    </w:lvl>
    <w:lvl w:ilvl="2" w:tplc="C004FDEE">
      <w:start w:val="1"/>
      <w:numFmt w:val="bullet"/>
      <w:lvlText w:val=""/>
      <w:lvlJc w:val="left"/>
      <w:pPr>
        <w:ind w:left="2160" w:hanging="360"/>
      </w:pPr>
      <w:rPr>
        <w:rFonts w:ascii="Wingdings" w:hAnsi="Wingdings" w:hint="default"/>
      </w:rPr>
    </w:lvl>
    <w:lvl w:ilvl="3" w:tplc="38B850EE">
      <w:start w:val="1"/>
      <w:numFmt w:val="bullet"/>
      <w:lvlText w:val=""/>
      <w:lvlJc w:val="left"/>
      <w:pPr>
        <w:ind w:left="2880" w:hanging="360"/>
      </w:pPr>
      <w:rPr>
        <w:rFonts w:ascii="Symbol" w:hAnsi="Symbol" w:hint="default"/>
      </w:rPr>
    </w:lvl>
    <w:lvl w:ilvl="4" w:tplc="1C7888CC">
      <w:start w:val="1"/>
      <w:numFmt w:val="bullet"/>
      <w:lvlText w:val="o"/>
      <w:lvlJc w:val="left"/>
      <w:pPr>
        <w:ind w:left="3600" w:hanging="360"/>
      </w:pPr>
      <w:rPr>
        <w:rFonts w:ascii="Courier New" w:hAnsi="Courier New" w:hint="default"/>
      </w:rPr>
    </w:lvl>
    <w:lvl w:ilvl="5" w:tplc="8A50A364">
      <w:start w:val="1"/>
      <w:numFmt w:val="bullet"/>
      <w:lvlText w:val=""/>
      <w:lvlJc w:val="left"/>
      <w:pPr>
        <w:ind w:left="4320" w:hanging="360"/>
      </w:pPr>
      <w:rPr>
        <w:rFonts w:ascii="Wingdings" w:hAnsi="Wingdings" w:hint="default"/>
      </w:rPr>
    </w:lvl>
    <w:lvl w:ilvl="6" w:tplc="CF00D752">
      <w:start w:val="1"/>
      <w:numFmt w:val="bullet"/>
      <w:lvlText w:val=""/>
      <w:lvlJc w:val="left"/>
      <w:pPr>
        <w:ind w:left="5040" w:hanging="360"/>
      </w:pPr>
      <w:rPr>
        <w:rFonts w:ascii="Symbol" w:hAnsi="Symbol" w:hint="default"/>
      </w:rPr>
    </w:lvl>
    <w:lvl w:ilvl="7" w:tplc="151E912C">
      <w:start w:val="1"/>
      <w:numFmt w:val="bullet"/>
      <w:lvlText w:val="o"/>
      <w:lvlJc w:val="left"/>
      <w:pPr>
        <w:ind w:left="5760" w:hanging="360"/>
      </w:pPr>
      <w:rPr>
        <w:rFonts w:ascii="Courier New" w:hAnsi="Courier New" w:hint="default"/>
      </w:rPr>
    </w:lvl>
    <w:lvl w:ilvl="8" w:tplc="C4BAAAEC">
      <w:start w:val="1"/>
      <w:numFmt w:val="bullet"/>
      <w:lvlText w:val=""/>
      <w:lvlJc w:val="left"/>
      <w:pPr>
        <w:ind w:left="6480" w:hanging="360"/>
      </w:pPr>
      <w:rPr>
        <w:rFonts w:ascii="Wingdings" w:hAnsi="Wingdings" w:hint="default"/>
      </w:rPr>
    </w:lvl>
  </w:abstractNum>
  <w:abstractNum w:abstractNumId="103" w15:restartNumberingAfterBreak="0">
    <w:nsid w:val="78A5BD82"/>
    <w:multiLevelType w:val="hybridMultilevel"/>
    <w:tmpl w:val="61CA1E7C"/>
    <w:lvl w:ilvl="0" w:tplc="F806A17C">
      <w:start w:val="1"/>
      <w:numFmt w:val="bullet"/>
      <w:lvlText w:val=""/>
      <w:lvlJc w:val="left"/>
      <w:pPr>
        <w:ind w:left="720" w:hanging="360"/>
      </w:pPr>
      <w:rPr>
        <w:rFonts w:ascii="Symbol" w:hAnsi="Symbol" w:hint="default"/>
      </w:rPr>
    </w:lvl>
    <w:lvl w:ilvl="1" w:tplc="BF2E01FC">
      <w:start w:val="1"/>
      <w:numFmt w:val="bullet"/>
      <w:lvlText w:val="o"/>
      <w:lvlJc w:val="left"/>
      <w:pPr>
        <w:ind w:left="1440" w:hanging="360"/>
      </w:pPr>
      <w:rPr>
        <w:rFonts w:ascii="Courier New" w:hAnsi="Courier New" w:hint="default"/>
      </w:rPr>
    </w:lvl>
    <w:lvl w:ilvl="2" w:tplc="8696ACE4">
      <w:start w:val="1"/>
      <w:numFmt w:val="bullet"/>
      <w:lvlText w:val=""/>
      <w:lvlJc w:val="left"/>
      <w:pPr>
        <w:ind w:left="2160" w:hanging="360"/>
      </w:pPr>
      <w:rPr>
        <w:rFonts w:ascii="Wingdings" w:hAnsi="Wingdings" w:hint="default"/>
      </w:rPr>
    </w:lvl>
    <w:lvl w:ilvl="3" w:tplc="34B67D96">
      <w:start w:val="1"/>
      <w:numFmt w:val="bullet"/>
      <w:lvlText w:val=""/>
      <w:lvlJc w:val="left"/>
      <w:pPr>
        <w:ind w:left="2880" w:hanging="360"/>
      </w:pPr>
      <w:rPr>
        <w:rFonts w:ascii="Symbol" w:hAnsi="Symbol" w:hint="default"/>
      </w:rPr>
    </w:lvl>
    <w:lvl w:ilvl="4" w:tplc="7CD8F602">
      <w:start w:val="1"/>
      <w:numFmt w:val="bullet"/>
      <w:lvlText w:val="o"/>
      <w:lvlJc w:val="left"/>
      <w:pPr>
        <w:ind w:left="3600" w:hanging="360"/>
      </w:pPr>
      <w:rPr>
        <w:rFonts w:ascii="Courier New" w:hAnsi="Courier New" w:hint="default"/>
      </w:rPr>
    </w:lvl>
    <w:lvl w:ilvl="5" w:tplc="2F2E7034">
      <w:start w:val="1"/>
      <w:numFmt w:val="bullet"/>
      <w:lvlText w:val=""/>
      <w:lvlJc w:val="left"/>
      <w:pPr>
        <w:ind w:left="4320" w:hanging="360"/>
      </w:pPr>
      <w:rPr>
        <w:rFonts w:ascii="Wingdings" w:hAnsi="Wingdings" w:hint="default"/>
      </w:rPr>
    </w:lvl>
    <w:lvl w:ilvl="6" w:tplc="0FEACAEE">
      <w:start w:val="1"/>
      <w:numFmt w:val="bullet"/>
      <w:lvlText w:val=""/>
      <w:lvlJc w:val="left"/>
      <w:pPr>
        <w:ind w:left="5040" w:hanging="360"/>
      </w:pPr>
      <w:rPr>
        <w:rFonts w:ascii="Symbol" w:hAnsi="Symbol" w:hint="default"/>
      </w:rPr>
    </w:lvl>
    <w:lvl w:ilvl="7" w:tplc="A3B4CECC">
      <w:start w:val="1"/>
      <w:numFmt w:val="bullet"/>
      <w:lvlText w:val="o"/>
      <w:lvlJc w:val="left"/>
      <w:pPr>
        <w:ind w:left="5760" w:hanging="360"/>
      </w:pPr>
      <w:rPr>
        <w:rFonts w:ascii="Courier New" w:hAnsi="Courier New" w:hint="default"/>
      </w:rPr>
    </w:lvl>
    <w:lvl w:ilvl="8" w:tplc="E09E984E">
      <w:start w:val="1"/>
      <w:numFmt w:val="bullet"/>
      <w:lvlText w:val=""/>
      <w:lvlJc w:val="left"/>
      <w:pPr>
        <w:ind w:left="6480" w:hanging="360"/>
      </w:pPr>
      <w:rPr>
        <w:rFonts w:ascii="Wingdings" w:hAnsi="Wingdings" w:hint="default"/>
      </w:rPr>
    </w:lvl>
  </w:abstractNum>
  <w:abstractNum w:abstractNumId="104" w15:restartNumberingAfterBreak="0">
    <w:nsid w:val="79051599"/>
    <w:multiLevelType w:val="hybridMultilevel"/>
    <w:tmpl w:val="8BA0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97A013C"/>
    <w:multiLevelType w:val="hybridMultilevel"/>
    <w:tmpl w:val="E7CC3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406C93"/>
    <w:multiLevelType w:val="hybridMultilevel"/>
    <w:tmpl w:val="FFFFFFFF"/>
    <w:lvl w:ilvl="0" w:tplc="700846B4">
      <w:start w:val="1"/>
      <w:numFmt w:val="bullet"/>
      <w:lvlText w:val=""/>
      <w:lvlJc w:val="left"/>
      <w:pPr>
        <w:ind w:left="720" w:hanging="360"/>
      </w:pPr>
      <w:rPr>
        <w:rFonts w:ascii="Symbol" w:hAnsi="Symbol" w:hint="default"/>
      </w:rPr>
    </w:lvl>
    <w:lvl w:ilvl="1" w:tplc="D2F49BDE">
      <w:start w:val="1"/>
      <w:numFmt w:val="bullet"/>
      <w:lvlText w:val="o"/>
      <w:lvlJc w:val="left"/>
      <w:pPr>
        <w:ind w:left="1440" w:hanging="360"/>
      </w:pPr>
      <w:rPr>
        <w:rFonts w:ascii="Courier New" w:hAnsi="Courier New" w:hint="default"/>
      </w:rPr>
    </w:lvl>
    <w:lvl w:ilvl="2" w:tplc="0CAA123A">
      <w:start w:val="1"/>
      <w:numFmt w:val="bullet"/>
      <w:lvlText w:val=""/>
      <w:lvlJc w:val="left"/>
      <w:pPr>
        <w:ind w:left="2160" w:hanging="360"/>
      </w:pPr>
      <w:rPr>
        <w:rFonts w:ascii="Wingdings" w:hAnsi="Wingdings" w:hint="default"/>
      </w:rPr>
    </w:lvl>
    <w:lvl w:ilvl="3" w:tplc="9348D35E">
      <w:start w:val="1"/>
      <w:numFmt w:val="bullet"/>
      <w:lvlText w:val=""/>
      <w:lvlJc w:val="left"/>
      <w:pPr>
        <w:ind w:left="2880" w:hanging="360"/>
      </w:pPr>
      <w:rPr>
        <w:rFonts w:ascii="Symbol" w:hAnsi="Symbol" w:hint="default"/>
      </w:rPr>
    </w:lvl>
    <w:lvl w:ilvl="4" w:tplc="5B9AA152">
      <w:start w:val="1"/>
      <w:numFmt w:val="bullet"/>
      <w:lvlText w:val="o"/>
      <w:lvlJc w:val="left"/>
      <w:pPr>
        <w:ind w:left="3600" w:hanging="360"/>
      </w:pPr>
      <w:rPr>
        <w:rFonts w:ascii="Courier New" w:hAnsi="Courier New" w:hint="default"/>
      </w:rPr>
    </w:lvl>
    <w:lvl w:ilvl="5" w:tplc="6F64B3CC">
      <w:start w:val="1"/>
      <w:numFmt w:val="bullet"/>
      <w:lvlText w:val=""/>
      <w:lvlJc w:val="left"/>
      <w:pPr>
        <w:ind w:left="4320" w:hanging="360"/>
      </w:pPr>
      <w:rPr>
        <w:rFonts w:ascii="Wingdings" w:hAnsi="Wingdings" w:hint="default"/>
      </w:rPr>
    </w:lvl>
    <w:lvl w:ilvl="6" w:tplc="0950C6AE">
      <w:start w:val="1"/>
      <w:numFmt w:val="bullet"/>
      <w:lvlText w:val=""/>
      <w:lvlJc w:val="left"/>
      <w:pPr>
        <w:ind w:left="5040" w:hanging="360"/>
      </w:pPr>
      <w:rPr>
        <w:rFonts w:ascii="Symbol" w:hAnsi="Symbol" w:hint="default"/>
      </w:rPr>
    </w:lvl>
    <w:lvl w:ilvl="7" w:tplc="BD202572">
      <w:start w:val="1"/>
      <w:numFmt w:val="bullet"/>
      <w:lvlText w:val="o"/>
      <w:lvlJc w:val="left"/>
      <w:pPr>
        <w:ind w:left="5760" w:hanging="360"/>
      </w:pPr>
      <w:rPr>
        <w:rFonts w:ascii="Courier New" w:hAnsi="Courier New" w:hint="default"/>
      </w:rPr>
    </w:lvl>
    <w:lvl w:ilvl="8" w:tplc="FFFAA8F8">
      <w:start w:val="1"/>
      <w:numFmt w:val="bullet"/>
      <w:lvlText w:val=""/>
      <w:lvlJc w:val="left"/>
      <w:pPr>
        <w:ind w:left="6480" w:hanging="360"/>
      </w:pPr>
      <w:rPr>
        <w:rFonts w:ascii="Wingdings" w:hAnsi="Wingdings" w:hint="default"/>
      </w:rPr>
    </w:lvl>
  </w:abstractNum>
  <w:abstractNum w:abstractNumId="107" w15:restartNumberingAfterBreak="0">
    <w:nsid w:val="7C8A04E3"/>
    <w:multiLevelType w:val="hybridMultilevel"/>
    <w:tmpl w:val="331C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4B59DB"/>
    <w:multiLevelType w:val="multilevel"/>
    <w:tmpl w:val="C8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513810"/>
    <w:multiLevelType w:val="hybridMultilevel"/>
    <w:tmpl w:val="1378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624312">
    <w:abstractNumId w:val="46"/>
  </w:num>
  <w:num w:numId="2" w16cid:durableId="254438572">
    <w:abstractNumId w:val="9"/>
  </w:num>
  <w:num w:numId="3" w16cid:durableId="1795905049">
    <w:abstractNumId w:val="94"/>
  </w:num>
  <w:num w:numId="4" w16cid:durableId="420182980">
    <w:abstractNumId w:val="85"/>
  </w:num>
  <w:num w:numId="5" w16cid:durableId="790635955">
    <w:abstractNumId w:val="12"/>
  </w:num>
  <w:num w:numId="6" w16cid:durableId="835608794">
    <w:abstractNumId w:val="93"/>
  </w:num>
  <w:num w:numId="7" w16cid:durableId="1269266799">
    <w:abstractNumId w:val="100"/>
  </w:num>
  <w:num w:numId="8" w16cid:durableId="91554585">
    <w:abstractNumId w:val="41"/>
  </w:num>
  <w:num w:numId="9" w16cid:durableId="2060978638">
    <w:abstractNumId w:val="69"/>
  </w:num>
  <w:num w:numId="10" w16cid:durableId="743527459">
    <w:abstractNumId w:val="74"/>
  </w:num>
  <w:num w:numId="11" w16cid:durableId="136193165">
    <w:abstractNumId w:val="71"/>
  </w:num>
  <w:num w:numId="12" w16cid:durableId="1042022566">
    <w:abstractNumId w:val="98"/>
  </w:num>
  <w:num w:numId="13" w16cid:durableId="1386878068">
    <w:abstractNumId w:val="102"/>
  </w:num>
  <w:num w:numId="14" w16cid:durableId="141046746">
    <w:abstractNumId w:val="35"/>
  </w:num>
  <w:num w:numId="15" w16cid:durableId="1358851678">
    <w:abstractNumId w:val="24"/>
  </w:num>
  <w:num w:numId="16" w16cid:durableId="1322613894">
    <w:abstractNumId w:val="40"/>
  </w:num>
  <w:num w:numId="17" w16cid:durableId="2125273550">
    <w:abstractNumId w:val="2"/>
  </w:num>
  <w:num w:numId="18" w16cid:durableId="691346885">
    <w:abstractNumId w:val="83"/>
  </w:num>
  <w:num w:numId="19" w16cid:durableId="1270939834">
    <w:abstractNumId w:val="54"/>
  </w:num>
  <w:num w:numId="20" w16cid:durableId="455417845">
    <w:abstractNumId w:val="31"/>
  </w:num>
  <w:num w:numId="21" w16cid:durableId="1181120535">
    <w:abstractNumId w:val="42"/>
  </w:num>
  <w:num w:numId="22" w16cid:durableId="1027026715">
    <w:abstractNumId w:val="106"/>
  </w:num>
  <w:num w:numId="23" w16cid:durableId="522326315">
    <w:abstractNumId w:val="91"/>
  </w:num>
  <w:num w:numId="24" w16cid:durableId="306403306">
    <w:abstractNumId w:val="103"/>
  </w:num>
  <w:num w:numId="25" w16cid:durableId="1950358406">
    <w:abstractNumId w:val="14"/>
  </w:num>
  <w:num w:numId="26" w16cid:durableId="414014411">
    <w:abstractNumId w:val="92"/>
  </w:num>
  <w:num w:numId="27" w16cid:durableId="1501041541">
    <w:abstractNumId w:val="88"/>
  </w:num>
  <w:num w:numId="28" w16cid:durableId="1702897658">
    <w:abstractNumId w:val="21"/>
  </w:num>
  <w:num w:numId="29" w16cid:durableId="1514800977">
    <w:abstractNumId w:val="89"/>
  </w:num>
  <w:num w:numId="30" w16cid:durableId="490173684">
    <w:abstractNumId w:val="22"/>
  </w:num>
  <w:num w:numId="31" w16cid:durableId="1263302782">
    <w:abstractNumId w:val="68"/>
  </w:num>
  <w:num w:numId="32" w16cid:durableId="249196166">
    <w:abstractNumId w:val="30"/>
  </w:num>
  <w:num w:numId="33" w16cid:durableId="1869756621">
    <w:abstractNumId w:val="11"/>
  </w:num>
  <w:num w:numId="34" w16cid:durableId="2027976998">
    <w:abstractNumId w:val="28"/>
  </w:num>
  <w:num w:numId="35" w16cid:durableId="718742067">
    <w:abstractNumId w:val="16"/>
  </w:num>
  <w:num w:numId="36" w16cid:durableId="245578170">
    <w:abstractNumId w:val="84"/>
  </w:num>
  <w:num w:numId="37" w16cid:durableId="883325400">
    <w:abstractNumId w:val="62"/>
  </w:num>
  <w:num w:numId="38" w16cid:durableId="1136139326">
    <w:abstractNumId w:val="38"/>
  </w:num>
  <w:num w:numId="39" w16cid:durableId="972102755">
    <w:abstractNumId w:val="81"/>
  </w:num>
  <w:num w:numId="40" w16cid:durableId="1963803274">
    <w:abstractNumId w:val="25"/>
  </w:num>
  <w:num w:numId="41" w16cid:durableId="36125650">
    <w:abstractNumId w:val="1"/>
  </w:num>
  <w:num w:numId="42" w16cid:durableId="1325741415">
    <w:abstractNumId w:val="26"/>
  </w:num>
  <w:num w:numId="43" w16cid:durableId="1246651965">
    <w:abstractNumId w:val="108"/>
  </w:num>
  <w:num w:numId="44" w16cid:durableId="624897226">
    <w:abstractNumId w:val="78"/>
  </w:num>
  <w:num w:numId="45" w16cid:durableId="1632662662">
    <w:abstractNumId w:val="34"/>
  </w:num>
  <w:num w:numId="46" w16cid:durableId="1663459789">
    <w:abstractNumId w:val="23"/>
  </w:num>
  <w:num w:numId="47" w16cid:durableId="1194734542">
    <w:abstractNumId w:val="95"/>
  </w:num>
  <w:num w:numId="48" w16cid:durableId="1311708363">
    <w:abstractNumId w:val="75"/>
  </w:num>
  <w:num w:numId="49" w16cid:durableId="962615988">
    <w:abstractNumId w:val="107"/>
  </w:num>
  <w:num w:numId="50" w16cid:durableId="1261570025">
    <w:abstractNumId w:val="51"/>
  </w:num>
  <w:num w:numId="51" w16cid:durableId="942999850">
    <w:abstractNumId w:val="52"/>
  </w:num>
  <w:num w:numId="52" w16cid:durableId="76218680">
    <w:abstractNumId w:val="4"/>
  </w:num>
  <w:num w:numId="53" w16cid:durableId="687676902">
    <w:abstractNumId w:val="48"/>
  </w:num>
  <w:num w:numId="54" w16cid:durableId="933171518">
    <w:abstractNumId w:val="47"/>
  </w:num>
  <w:num w:numId="55" w16cid:durableId="2025088402">
    <w:abstractNumId w:val="79"/>
  </w:num>
  <w:num w:numId="56" w16cid:durableId="2030332304">
    <w:abstractNumId w:val="99"/>
  </w:num>
  <w:num w:numId="57" w16cid:durableId="1452439067">
    <w:abstractNumId w:val="64"/>
  </w:num>
  <w:num w:numId="58" w16cid:durableId="1805343732">
    <w:abstractNumId w:val="76"/>
  </w:num>
  <w:num w:numId="59" w16cid:durableId="1823618366">
    <w:abstractNumId w:val="56"/>
  </w:num>
  <w:num w:numId="60" w16cid:durableId="1156921587">
    <w:abstractNumId w:val="6"/>
  </w:num>
  <w:num w:numId="61" w16cid:durableId="102387252">
    <w:abstractNumId w:val="105"/>
  </w:num>
  <w:num w:numId="62" w16cid:durableId="131604842">
    <w:abstractNumId w:val="36"/>
  </w:num>
  <w:num w:numId="63" w16cid:durableId="2139368838">
    <w:abstractNumId w:val="29"/>
  </w:num>
  <w:num w:numId="64" w16cid:durableId="843738878">
    <w:abstractNumId w:val="82"/>
  </w:num>
  <w:num w:numId="65" w16cid:durableId="1823890775">
    <w:abstractNumId w:val="33"/>
  </w:num>
  <w:num w:numId="66" w16cid:durableId="603004748">
    <w:abstractNumId w:val="65"/>
  </w:num>
  <w:num w:numId="67" w16cid:durableId="1132361224">
    <w:abstractNumId w:val="45"/>
  </w:num>
  <w:num w:numId="68" w16cid:durableId="1353343047">
    <w:abstractNumId w:val="58"/>
  </w:num>
  <w:num w:numId="69" w16cid:durableId="54790420">
    <w:abstractNumId w:val="96"/>
  </w:num>
  <w:num w:numId="70" w16cid:durableId="666326954">
    <w:abstractNumId w:val="73"/>
  </w:num>
  <w:num w:numId="71" w16cid:durableId="2142308197">
    <w:abstractNumId w:val="70"/>
  </w:num>
  <w:num w:numId="72" w16cid:durableId="545800719">
    <w:abstractNumId w:val="13"/>
  </w:num>
  <w:num w:numId="73" w16cid:durableId="790629124">
    <w:abstractNumId w:val="72"/>
  </w:num>
  <w:num w:numId="74" w16cid:durableId="577253954">
    <w:abstractNumId w:val="67"/>
  </w:num>
  <w:num w:numId="75" w16cid:durableId="1219583872">
    <w:abstractNumId w:val="15"/>
  </w:num>
  <w:num w:numId="76" w16cid:durableId="1923834525">
    <w:abstractNumId w:val="77"/>
  </w:num>
  <w:num w:numId="77" w16cid:durableId="2072346404">
    <w:abstractNumId w:val="66"/>
  </w:num>
  <w:num w:numId="78" w16cid:durableId="1144815453">
    <w:abstractNumId w:val="97"/>
  </w:num>
  <w:num w:numId="79" w16cid:durableId="704598956">
    <w:abstractNumId w:val="61"/>
  </w:num>
  <w:num w:numId="80" w16cid:durableId="21130315">
    <w:abstractNumId w:val="55"/>
  </w:num>
  <w:num w:numId="81" w16cid:durableId="851841855">
    <w:abstractNumId w:val="17"/>
  </w:num>
  <w:num w:numId="82" w16cid:durableId="1232428718">
    <w:abstractNumId w:val="104"/>
  </w:num>
  <w:num w:numId="83" w16cid:durableId="841503508">
    <w:abstractNumId w:val="109"/>
  </w:num>
  <w:num w:numId="84" w16cid:durableId="523135322">
    <w:abstractNumId w:val="90"/>
  </w:num>
  <w:num w:numId="85" w16cid:durableId="2027755878">
    <w:abstractNumId w:val="8"/>
  </w:num>
  <w:num w:numId="86" w16cid:durableId="2036421425">
    <w:abstractNumId w:val="63"/>
  </w:num>
  <w:num w:numId="87" w16cid:durableId="1377240896">
    <w:abstractNumId w:val="59"/>
  </w:num>
  <w:num w:numId="88" w16cid:durableId="402526759">
    <w:abstractNumId w:val="43"/>
  </w:num>
  <w:num w:numId="89" w16cid:durableId="1288272103">
    <w:abstractNumId w:val="60"/>
  </w:num>
  <w:num w:numId="90" w16cid:durableId="1681001666">
    <w:abstractNumId w:val="39"/>
  </w:num>
  <w:num w:numId="91" w16cid:durableId="1874998962">
    <w:abstractNumId w:val="32"/>
  </w:num>
  <w:num w:numId="92" w16cid:durableId="980306751">
    <w:abstractNumId w:val="3"/>
  </w:num>
  <w:num w:numId="93" w16cid:durableId="437994979">
    <w:abstractNumId w:val="37"/>
  </w:num>
  <w:num w:numId="94" w16cid:durableId="1854224573">
    <w:abstractNumId w:val="57"/>
  </w:num>
  <w:num w:numId="95" w16cid:durableId="932740552">
    <w:abstractNumId w:val="27"/>
  </w:num>
  <w:num w:numId="96" w16cid:durableId="666632972">
    <w:abstractNumId w:val="10"/>
  </w:num>
  <w:num w:numId="97" w16cid:durableId="1261067734">
    <w:abstractNumId w:val="0"/>
  </w:num>
  <w:num w:numId="98" w16cid:durableId="188493699">
    <w:abstractNumId w:val="49"/>
  </w:num>
  <w:num w:numId="99" w16cid:durableId="1711611228">
    <w:abstractNumId w:val="7"/>
  </w:num>
  <w:num w:numId="100" w16cid:durableId="1676298554">
    <w:abstractNumId w:val="101"/>
  </w:num>
  <w:num w:numId="101" w16cid:durableId="1283271369">
    <w:abstractNumId w:val="53"/>
  </w:num>
  <w:num w:numId="102" w16cid:durableId="76445525">
    <w:abstractNumId w:val="50"/>
  </w:num>
  <w:num w:numId="103" w16cid:durableId="1134106351">
    <w:abstractNumId w:val="18"/>
  </w:num>
  <w:num w:numId="104" w16cid:durableId="2128617887">
    <w:abstractNumId w:val="80"/>
  </w:num>
  <w:num w:numId="105" w16cid:durableId="526911728">
    <w:abstractNumId w:val="5"/>
  </w:num>
  <w:num w:numId="106" w16cid:durableId="294602559">
    <w:abstractNumId w:val="44"/>
  </w:num>
  <w:num w:numId="107" w16cid:durableId="695500712">
    <w:abstractNumId w:val="20"/>
  </w:num>
  <w:num w:numId="108" w16cid:durableId="1418869944">
    <w:abstractNumId w:val="19"/>
  </w:num>
  <w:num w:numId="109" w16cid:durableId="865796579">
    <w:abstractNumId w:val="86"/>
  </w:num>
  <w:num w:numId="110" w16cid:durableId="688917710">
    <w:abstractNumId w:val="87"/>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Mintz">
    <w15:presenceInfo w15:providerId="AD" w15:userId="S::Mark.Mintz@csulb.edu::d7be4779-67f3-4467-9f90-81dfe3a4534e"/>
  </w15:person>
  <w15:person w15:author="Tipton, Kate">
    <w15:presenceInfo w15:providerId="AD" w15:userId="S::kathryn.sharron_csun.edu#ext#@thecsu.onmicrosoft.com::e71e6ec3-b9a5-47a7-b8aa-7cf9baeb4d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A43"/>
    <w:rsid w:val="00001ADD"/>
    <w:rsid w:val="00002444"/>
    <w:rsid w:val="00003CEC"/>
    <w:rsid w:val="00005025"/>
    <w:rsid w:val="000052FF"/>
    <w:rsid w:val="00005CBD"/>
    <w:rsid w:val="00006069"/>
    <w:rsid w:val="0000655D"/>
    <w:rsid w:val="00007E74"/>
    <w:rsid w:val="00010A0E"/>
    <w:rsid w:val="00010E40"/>
    <w:rsid w:val="00010E4C"/>
    <w:rsid w:val="0001238F"/>
    <w:rsid w:val="00012A0A"/>
    <w:rsid w:val="0001371E"/>
    <w:rsid w:val="0001435D"/>
    <w:rsid w:val="00014437"/>
    <w:rsid w:val="00014A74"/>
    <w:rsid w:val="00014AFD"/>
    <w:rsid w:val="00015C0C"/>
    <w:rsid w:val="00016199"/>
    <w:rsid w:val="00017672"/>
    <w:rsid w:val="00017CD8"/>
    <w:rsid w:val="000208A8"/>
    <w:rsid w:val="00020AF0"/>
    <w:rsid w:val="00022079"/>
    <w:rsid w:val="000220AC"/>
    <w:rsid w:val="000224FB"/>
    <w:rsid w:val="0002266F"/>
    <w:rsid w:val="00022EBF"/>
    <w:rsid w:val="00023083"/>
    <w:rsid w:val="0002315B"/>
    <w:rsid w:val="000248A0"/>
    <w:rsid w:val="000257F3"/>
    <w:rsid w:val="000267FD"/>
    <w:rsid w:val="0002721F"/>
    <w:rsid w:val="00027ACD"/>
    <w:rsid w:val="00031CC8"/>
    <w:rsid w:val="00035E57"/>
    <w:rsid w:val="00036906"/>
    <w:rsid w:val="0003750A"/>
    <w:rsid w:val="00037CE7"/>
    <w:rsid w:val="00041676"/>
    <w:rsid w:val="00041691"/>
    <w:rsid w:val="000418BD"/>
    <w:rsid w:val="00042036"/>
    <w:rsid w:val="000449FE"/>
    <w:rsid w:val="000459C8"/>
    <w:rsid w:val="000467F0"/>
    <w:rsid w:val="00051C74"/>
    <w:rsid w:val="000532D8"/>
    <w:rsid w:val="00053D52"/>
    <w:rsid w:val="000550B0"/>
    <w:rsid w:val="00055555"/>
    <w:rsid w:val="0005594C"/>
    <w:rsid w:val="000578FE"/>
    <w:rsid w:val="00062669"/>
    <w:rsid w:val="00063348"/>
    <w:rsid w:val="000648B9"/>
    <w:rsid w:val="00067F64"/>
    <w:rsid w:val="000701A8"/>
    <w:rsid w:val="0007096F"/>
    <w:rsid w:val="0007183A"/>
    <w:rsid w:val="00072BDD"/>
    <w:rsid w:val="00073C9E"/>
    <w:rsid w:val="000754FF"/>
    <w:rsid w:val="00075941"/>
    <w:rsid w:val="00075987"/>
    <w:rsid w:val="0007714E"/>
    <w:rsid w:val="000773A4"/>
    <w:rsid w:val="000809DB"/>
    <w:rsid w:val="00080AFD"/>
    <w:rsid w:val="0008167E"/>
    <w:rsid w:val="00081914"/>
    <w:rsid w:val="00082250"/>
    <w:rsid w:val="000828D4"/>
    <w:rsid w:val="00084BB6"/>
    <w:rsid w:val="00084E8B"/>
    <w:rsid w:val="000862DB"/>
    <w:rsid w:val="00086A3B"/>
    <w:rsid w:val="00087546"/>
    <w:rsid w:val="00087619"/>
    <w:rsid w:val="00090020"/>
    <w:rsid w:val="00090071"/>
    <w:rsid w:val="00090DCD"/>
    <w:rsid w:val="00091063"/>
    <w:rsid w:val="000926E6"/>
    <w:rsid w:val="000944EE"/>
    <w:rsid w:val="00096EB7"/>
    <w:rsid w:val="0009757D"/>
    <w:rsid w:val="000A0C95"/>
    <w:rsid w:val="000A26C0"/>
    <w:rsid w:val="000A2A2D"/>
    <w:rsid w:val="000A2FDF"/>
    <w:rsid w:val="000A5398"/>
    <w:rsid w:val="000A6482"/>
    <w:rsid w:val="000B0A6A"/>
    <w:rsid w:val="000B179C"/>
    <w:rsid w:val="000B1BEF"/>
    <w:rsid w:val="000B3517"/>
    <w:rsid w:val="000B3F3A"/>
    <w:rsid w:val="000B531F"/>
    <w:rsid w:val="000B704C"/>
    <w:rsid w:val="000B7415"/>
    <w:rsid w:val="000B757A"/>
    <w:rsid w:val="000C1CFD"/>
    <w:rsid w:val="000C3D21"/>
    <w:rsid w:val="000C4B1F"/>
    <w:rsid w:val="000C5AC6"/>
    <w:rsid w:val="000C615F"/>
    <w:rsid w:val="000C63C8"/>
    <w:rsid w:val="000C662C"/>
    <w:rsid w:val="000C6D1F"/>
    <w:rsid w:val="000C7060"/>
    <w:rsid w:val="000C7FAE"/>
    <w:rsid w:val="000D1159"/>
    <w:rsid w:val="000D247F"/>
    <w:rsid w:val="000D41F4"/>
    <w:rsid w:val="000D5150"/>
    <w:rsid w:val="000D5573"/>
    <w:rsid w:val="000D729D"/>
    <w:rsid w:val="000D749F"/>
    <w:rsid w:val="000E118A"/>
    <w:rsid w:val="000E163C"/>
    <w:rsid w:val="000E2E06"/>
    <w:rsid w:val="000E36B0"/>
    <w:rsid w:val="000E3C7B"/>
    <w:rsid w:val="000E5480"/>
    <w:rsid w:val="000E6BB7"/>
    <w:rsid w:val="000F2635"/>
    <w:rsid w:val="000F275C"/>
    <w:rsid w:val="000F4743"/>
    <w:rsid w:val="000F4DCF"/>
    <w:rsid w:val="000F77A0"/>
    <w:rsid w:val="00100FE2"/>
    <w:rsid w:val="00101102"/>
    <w:rsid w:val="00101570"/>
    <w:rsid w:val="00103D5B"/>
    <w:rsid w:val="00104243"/>
    <w:rsid w:val="00106DEB"/>
    <w:rsid w:val="00106F72"/>
    <w:rsid w:val="00107C84"/>
    <w:rsid w:val="00111A49"/>
    <w:rsid w:val="00113531"/>
    <w:rsid w:val="00113DF5"/>
    <w:rsid w:val="00115A6D"/>
    <w:rsid w:val="001164FA"/>
    <w:rsid w:val="00116A68"/>
    <w:rsid w:val="00116C06"/>
    <w:rsid w:val="001178E0"/>
    <w:rsid w:val="00120B8D"/>
    <w:rsid w:val="00123026"/>
    <w:rsid w:val="001231AB"/>
    <w:rsid w:val="00124505"/>
    <w:rsid w:val="00125824"/>
    <w:rsid w:val="0012613D"/>
    <w:rsid w:val="00126532"/>
    <w:rsid w:val="00126A5C"/>
    <w:rsid w:val="001279BA"/>
    <w:rsid w:val="0013036D"/>
    <w:rsid w:val="00130BEA"/>
    <w:rsid w:val="00130F4C"/>
    <w:rsid w:val="00132534"/>
    <w:rsid w:val="001326F7"/>
    <w:rsid w:val="001332C3"/>
    <w:rsid w:val="0013365A"/>
    <w:rsid w:val="001339E6"/>
    <w:rsid w:val="00134AE8"/>
    <w:rsid w:val="00135532"/>
    <w:rsid w:val="0013611C"/>
    <w:rsid w:val="00140A69"/>
    <w:rsid w:val="00141CFC"/>
    <w:rsid w:val="00143962"/>
    <w:rsid w:val="00144CE9"/>
    <w:rsid w:val="00147354"/>
    <w:rsid w:val="001473FA"/>
    <w:rsid w:val="0015063E"/>
    <w:rsid w:val="001506BA"/>
    <w:rsid w:val="00150C94"/>
    <w:rsid w:val="001515D4"/>
    <w:rsid w:val="001555D8"/>
    <w:rsid w:val="00155661"/>
    <w:rsid w:val="00155A6E"/>
    <w:rsid w:val="00156274"/>
    <w:rsid w:val="00156702"/>
    <w:rsid w:val="0015781D"/>
    <w:rsid w:val="00157963"/>
    <w:rsid w:val="00157EDC"/>
    <w:rsid w:val="00160EBB"/>
    <w:rsid w:val="00161CFD"/>
    <w:rsid w:val="00161FA5"/>
    <w:rsid w:val="001623FD"/>
    <w:rsid w:val="0016273D"/>
    <w:rsid w:val="00165540"/>
    <w:rsid w:val="00165C6C"/>
    <w:rsid w:val="0016616A"/>
    <w:rsid w:val="0016631C"/>
    <w:rsid w:val="0016735A"/>
    <w:rsid w:val="001701C5"/>
    <w:rsid w:val="001754C0"/>
    <w:rsid w:val="00176175"/>
    <w:rsid w:val="001763F0"/>
    <w:rsid w:val="00176843"/>
    <w:rsid w:val="00176D45"/>
    <w:rsid w:val="00177257"/>
    <w:rsid w:val="00181835"/>
    <w:rsid w:val="00181AAA"/>
    <w:rsid w:val="00183008"/>
    <w:rsid w:val="0018387D"/>
    <w:rsid w:val="00184A96"/>
    <w:rsid w:val="00184B92"/>
    <w:rsid w:val="0019091A"/>
    <w:rsid w:val="001924B2"/>
    <w:rsid w:val="00192B56"/>
    <w:rsid w:val="00192DA5"/>
    <w:rsid w:val="00193D3B"/>
    <w:rsid w:val="00193FDB"/>
    <w:rsid w:val="001945BD"/>
    <w:rsid w:val="00195809"/>
    <w:rsid w:val="00197DAC"/>
    <w:rsid w:val="0019CAC1"/>
    <w:rsid w:val="001A03D2"/>
    <w:rsid w:val="001A0784"/>
    <w:rsid w:val="001A1399"/>
    <w:rsid w:val="001A1C2A"/>
    <w:rsid w:val="001A1C73"/>
    <w:rsid w:val="001A6FB5"/>
    <w:rsid w:val="001B0390"/>
    <w:rsid w:val="001B2A65"/>
    <w:rsid w:val="001B32A9"/>
    <w:rsid w:val="001B3A6A"/>
    <w:rsid w:val="001B3A78"/>
    <w:rsid w:val="001B454F"/>
    <w:rsid w:val="001B6EE6"/>
    <w:rsid w:val="001C0F86"/>
    <w:rsid w:val="001C28CF"/>
    <w:rsid w:val="001C3158"/>
    <w:rsid w:val="001C3A5B"/>
    <w:rsid w:val="001C52ED"/>
    <w:rsid w:val="001D5304"/>
    <w:rsid w:val="001D5595"/>
    <w:rsid w:val="001D70C8"/>
    <w:rsid w:val="001E156B"/>
    <w:rsid w:val="001E1781"/>
    <w:rsid w:val="001E1B10"/>
    <w:rsid w:val="001E1E02"/>
    <w:rsid w:val="001E428C"/>
    <w:rsid w:val="001E46A5"/>
    <w:rsid w:val="001E658E"/>
    <w:rsid w:val="001E76BA"/>
    <w:rsid w:val="001E7C8A"/>
    <w:rsid w:val="001F14B2"/>
    <w:rsid w:val="001F1BE7"/>
    <w:rsid w:val="001F2164"/>
    <w:rsid w:val="001F32E1"/>
    <w:rsid w:val="001F368C"/>
    <w:rsid w:val="001F401B"/>
    <w:rsid w:val="001F4200"/>
    <w:rsid w:val="001F5FF5"/>
    <w:rsid w:val="00202A28"/>
    <w:rsid w:val="0020391A"/>
    <w:rsid w:val="00204355"/>
    <w:rsid w:val="00204943"/>
    <w:rsid w:val="00204F04"/>
    <w:rsid w:val="00206117"/>
    <w:rsid w:val="002062CD"/>
    <w:rsid w:val="00206D73"/>
    <w:rsid w:val="00207DB0"/>
    <w:rsid w:val="0021004C"/>
    <w:rsid w:val="002104D2"/>
    <w:rsid w:val="00213899"/>
    <w:rsid w:val="0021418D"/>
    <w:rsid w:val="002155CB"/>
    <w:rsid w:val="002177EF"/>
    <w:rsid w:val="00217C24"/>
    <w:rsid w:val="00220125"/>
    <w:rsid w:val="00221FA3"/>
    <w:rsid w:val="00222877"/>
    <w:rsid w:val="00222AF1"/>
    <w:rsid w:val="002277B1"/>
    <w:rsid w:val="00231535"/>
    <w:rsid w:val="002319DB"/>
    <w:rsid w:val="00232196"/>
    <w:rsid w:val="00232510"/>
    <w:rsid w:val="00232EF1"/>
    <w:rsid w:val="00232F9F"/>
    <w:rsid w:val="002348E2"/>
    <w:rsid w:val="00235065"/>
    <w:rsid w:val="002379D5"/>
    <w:rsid w:val="00240154"/>
    <w:rsid w:val="00241619"/>
    <w:rsid w:val="00241CE3"/>
    <w:rsid w:val="00242C05"/>
    <w:rsid w:val="00243003"/>
    <w:rsid w:val="00243421"/>
    <w:rsid w:val="00247B04"/>
    <w:rsid w:val="0025031A"/>
    <w:rsid w:val="00250646"/>
    <w:rsid w:val="002520C2"/>
    <w:rsid w:val="00254C8D"/>
    <w:rsid w:val="002557DB"/>
    <w:rsid w:val="0025714E"/>
    <w:rsid w:val="00257493"/>
    <w:rsid w:val="00257A11"/>
    <w:rsid w:val="00260DA2"/>
    <w:rsid w:val="00262192"/>
    <w:rsid w:val="002650DB"/>
    <w:rsid w:val="00266750"/>
    <w:rsid w:val="00266CEF"/>
    <w:rsid w:val="00266DDE"/>
    <w:rsid w:val="002677AA"/>
    <w:rsid w:val="002710AD"/>
    <w:rsid w:val="0027158D"/>
    <w:rsid w:val="00274325"/>
    <w:rsid w:val="002759B6"/>
    <w:rsid w:val="00277B17"/>
    <w:rsid w:val="00283519"/>
    <w:rsid w:val="0028370C"/>
    <w:rsid w:val="00283B47"/>
    <w:rsid w:val="002865E3"/>
    <w:rsid w:val="00286DB4"/>
    <w:rsid w:val="00287781"/>
    <w:rsid w:val="00290B58"/>
    <w:rsid w:val="00292170"/>
    <w:rsid w:val="00292A65"/>
    <w:rsid w:val="0029336F"/>
    <w:rsid w:val="002A02DF"/>
    <w:rsid w:val="002A0396"/>
    <w:rsid w:val="002A0543"/>
    <w:rsid w:val="002A055A"/>
    <w:rsid w:val="002A2F45"/>
    <w:rsid w:val="002A4AEC"/>
    <w:rsid w:val="002A5C8D"/>
    <w:rsid w:val="002A6265"/>
    <w:rsid w:val="002A7160"/>
    <w:rsid w:val="002B041A"/>
    <w:rsid w:val="002B172F"/>
    <w:rsid w:val="002B294A"/>
    <w:rsid w:val="002B6A4F"/>
    <w:rsid w:val="002B70D8"/>
    <w:rsid w:val="002B7292"/>
    <w:rsid w:val="002C355C"/>
    <w:rsid w:val="002C3FBC"/>
    <w:rsid w:val="002C42CF"/>
    <w:rsid w:val="002C6D94"/>
    <w:rsid w:val="002C7D41"/>
    <w:rsid w:val="002D0550"/>
    <w:rsid w:val="002D0CBE"/>
    <w:rsid w:val="002D2324"/>
    <w:rsid w:val="002D3563"/>
    <w:rsid w:val="002D4CF4"/>
    <w:rsid w:val="002D60E3"/>
    <w:rsid w:val="002D798F"/>
    <w:rsid w:val="002D7E48"/>
    <w:rsid w:val="002D7F44"/>
    <w:rsid w:val="002E0BCC"/>
    <w:rsid w:val="002E1DE1"/>
    <w:rsid w:val="002E42B1"/>
    <w:rsid w:val="002E4AEB"/>
    <w:rsid w:val="002E5C1B"/>
    <w:rsid w:val="002F0598"/>
    <w:rsid w:val="002F122E"/>
    <w:rsid w:val="002F199B"/>
    <w:rsid w:val="002F1A41"/>
    <w:rsid w:val="002F2B3A"/>
    <w:rsid w:val="002F4687"/>
    <w:rsid w:val="002F498F"/>
    <w:rsid w:val="002F5743"/>
    <w:rsid w:val="002F6184"/>
    <w:rsid w:val="002F6A8F"/>
    <w:rsid w:val="002F6E95"/>
    <w:rsid w:val="002F71FA"/>
    <w:rsid w:val="003001DD"/>
    <w:rsid w:val="003014C0"/>
    <w:rsid w:val="00302D1F"/>
    <w:rsid w:val="0030357B"/>
    <w:rsid w:val="00304F24"/>
    <w:rsid w:val="00305CEA"/>
    <w:rsid w:val="00307A9B"/>
    <w:rsid w:val="00312D2E"/>
    <w:rsid w:val="00315A2C"/>
    <w:rsid w:val="00316E9E"/>
    <w:rsid w:val="003174E6"/>
    <w:rsid w:val="00326054"/>
    <w:rsid w:val="0032642C"/>
    <w:rsid w:val="00327D49"/>
    <w:rsid w:val="003307CB"/>
    <w:rsid w:val="00330831"/>
    <w:rsid w:val="00330C09"/>
    <w:rsid w:val="003315B6"/>
    <w:rsid w:val="003328A7"/>
    <w:rsid w:val="00334059"/>
    <w:rsid w:val="00334BFA"/>
    <w:rsid w:val="00334CB7"/>
    <w:rsid w:val="0033736E"/>
    <w:rsid w:val="00337F31"/>
    <w:rsid w:val="003433F4"/>
    <w:rsid w:val="003477AE"/>
    <w:rsid w:val="0034D479"/>
    <w:rsid w:val="0035007A"/>
    <w:rsid w:val="00350A5E"/>
    <w:rsid w:val="00355255"/>
    <w:rsid w:val="003559A6"/>
    <w:rsid w:val="00357A21"/>
    <w:rsid w:val="003600CF"/>
    <w:rsid w:val="003603D7"/>
    <w:rsid w:val="003623E7"/>
    <w:rsid w:val="00363305"/>
    <w:rsid w:val="00363F25"/>
    <w:rsid w:val="00365F20"/>
    <w:rsid w:val="00365F2C"/>
    <w:rsid w:val="00366FAA"/>
    <w:rsid w:val="00371703"/>
    <w:rsid w:val="003723A2"/>
    <w:rsid w:val="003730D1"/>
    <w:rsid w:val="003730F4"/>
    <w:rsid w:val="003748EE"/>
    <w:rsid w:val="00374C2F"/>
    <w:rsid w:val="00376820"/>
    <w:rsid w:val="00376FCD"/>
    <w:rsid w:val="00377452"/>
    <w:rsid w:val="00380BE6"/>
    <w:rsid w:val="00380E21"/>
    <w:rsid w:val="00381E8F"/>
    <w:rsid w:val="00382C4E"/>
    <w:rsid w:val="00383140"/>
    <w:rsid w:val="00384E41"/>
    <w:rsid w:val="00385421"/>
    <w:rsid w:val="003871D8"/>
    <w:rsid w:val="00387A79"/>
    <w:rsid w:val="003944D7"/>
    <w:rsid w:val="003955BF"/>
    <w:rsid w:val="00395B92"/>
    <w:rsid w:val="00397B10"/>
    <w:rsid w:val="003A07E4"/>
    <w:rsid w:val="003A370B"/>
    <w:rsid w:val="003A6061"/>
    <w:rsid w:val="003A702A"/>
    <w:rsid w:val="003B0015"/>
    <w:rsid w:val="003B0343"/>
    <w:rsid w:val="003B089A"/>
    <w:rsid w:val="003B2319"/>
    <w:rsid w:val="003B5877"/>
    <w:rsid w:val="003B6751"/>
    <w:rsid w:val="003C0A02"/>
    <w:rsid w:val="003C2130"/>
    <w:rsid w:val="003C3783"/>
    <w:rsid w:val="003C37D8"/>
    <w:rsid w:val="003C45CA"/>
    <w:rsid w:val="003C5156"/>
    <w:rsid w:val="003D0CAB"/>
    <w:rsid w:val="003D127E"/>
    <w:rsid w:val="003D2A12"/>
    <w:rsid w:val="003D3D4B"/>
    <w:rsid w:val="003D495D"/>
    <w:rsid w:val="003D4BF6"/>
    <w:rsid w:val="003D5E72"/>
    <w:rsid w:val="003D6344"/>
    <w:rsid w:val="003D7465"/>
    <w:rsid w:val="003D7822"/>
    <w:rsid w:val="003E3998"/>
    <w:rsid w:val="003E5371"/>
    <w:rsid w:val="003E7E56"/>
    <w:rsid w:val="003F10DE"/>
    <w:rsid w:val="003F1CB6"/>
    <w:rsid w:val="003F2203"/>
    <w:rsid w:val="003F32D4"/>
    <w:rsid w:val="003F39B5"/>
    <w:rsid w:val="003F3A01"/>
    <w:rsid w:val="003F4263"/>
    <w:rsid w:val="003F5A94"/>
    <w:rsid w:val="003F5C07"/>
    <w:rsid w:val="003F769F"/>
    <w:rsid w:val="003F78C1"/>
    <w:rsid w:val="0040049C"/>
    <w:rsid w:val="00403252"/>
    <w:rsid w:val="004041C9"/>
    <w:rsid w:val="004051B5"/>
    <w:rsid w:val="004060A0"/>
    <w:rsid w:val="00406779"/>
    <w:rsid w:val="00407E05"/>
    <w:rsid w:val="004110BA"/>
    <w:rsid w:val="00413A3D"/>
    <w:rsid w:val="00415807"/>
    <w:rsid w:val="00417CF1"/>
    <w:rsid w:val="004212B7"/>
    <w:rsid w:val="004216E7"/>
    <w:rsid w:val="00423396"/>
    <w:rsid w:val="00424F67"/>
    <w:rsid w:val="00425E84"/>
    <w:rsid w:val="004273FB"/>
    <w:rsid w:val="004275A3"/>
    <w:rsid w:val="00427A8B"/>
    <w:rsid w:val="0043154E"/>
    <w:rsid w:val="00431918"/>
    <w:rsid w:val="00437816"/>
    <w:rsid w:val="00437B7C"/>
    <w:rsid w:val="004464C6"/>
    <w:rsid w:val="00446B2D"/>
    <w:rsid w:val="00447831"/>
    <w:rsid w:val="00447942"/>
    <w:rsid w:val="00452D3F"/>
    <w:rsid w:val="00453369"/>
    <w:rsid w:val="00454478"/>
    <w:rsid w:val="00454B9C"/>
    <w:rsid w:val="00454C22"/>
    <w:rsid w:val="004550AF"/>
    <w:rsid w:val="00455A64"/>
    <w:rsid w:val="0045730D"/>
    <w:rsid w:val="004577AD"/>
    <w:rsid w:val="00457C9C"/>
    <w:rsid w:val="00460F5B"/>
    <w:rsid w:val="0046284B"/>
    <w:rsid w:val="004640A0"/>
    <w:rsid w:val="00464C0C"/>
    <w:rsid w:val="00464D06"/>
    <w:rsid w:val="00465863"/>
    <w:rsid w:val="00465AB9"/>
    <w:rsid w:val="00466027"/>
    <w:rsid w:val="00467915"/>
    <w:rsid w:val="00467A66"/>
    <w:rsid w:val="00471423"/>
    <w:rsid w:val="004729AC"/>
    <w:rsid w:val="0047365C"/>
    <w:rsid w:val="00473675"/>
    <w:rsid w:val="00473840"/>
    <w:rsid w:val="00474099"/>
    <w:rsid w:val="00474345"/>
    <w:rsid w:val="00477A5B"/>
    <w:rsid w:val="00477E88"/>
    <w:rsid w:val="004800B0"/>
    <w:rsid w:val="0048204B"/>
    <w:rsid w:val="004844D1"/>
    <w:rsid w:val="004852A8"/>
    <w:rsid w:val="00485EC0"/>
    <w:rsid w:val="00486A25"/>
    <w:rsid w:val="00486AAB"/>
    <w:rsid w:val="0049034C"/>
    <w:rsid w:val="00490781"/>
    <w:rsid w:val="00490AA2"/>
    <w:rsid w:val="004933BD"/>
    <w:rsid w:val="004945A4"/>
    <w:rsid w:val="00495063"/>
    <w:rsid w:val="004966F1"/>
    <w:rsid w:val="0049670A"/>
    <w:rsid w:val="00496C4C"/>
    <w:rsid w:val="004A00EF"/>
    <w:rsid w:val="004A0C1A"/>
    <w:rsid w:val="004A16C8"/>
    <w:rsid w:val="004A27BE"/>
    <w:rsid w:val="004A44D1"/>
    <w:rsid w:val="004A65E3"/>
    <w:rsid w:val="004A69B3"/>
    <w:rsid w:val="004A76E0"/>
    <w:rsid w:val="004B0E26"/>
    <w:rsid w:val="004B4061"/>
    <w:rsid w:val="004B46EA"/>
    <w:rsid w:val="004B4B8E"/>
    <w:rsid w:val="004B6E36"/>
    <w:rsid w:val="004B724E"/>
    <w:rsid w:val="004B741A"/>
    <w:rsid w:val="004C0836"/>
    <w:rsid w:val="004C0FDF"/>
    <w:rsid w:val="004C2142"/>
    <w:rsid w:val="004C2788"/>
    <w:rsid w:val="004C29CD"/>
    <w:rsid w:val="004C3DDD"/>
    <w:rsid w:val="004C42C4"/>
    <w:rsid w:val="004C6752"/>
    <w:rsid w:val="004C7CF8"/>
    <w:rsid w:val="004D0EF7"/>
    <w:rsid w:val="004D140A"/>
    <w:rsid w:val="004D141F"/>
    <w:rsid w:val="004D2BE7"/>
    <w:rsid w:val="004D4655"/>
    <w:rsid w:val="004D5024"/>
    <w:rsid w:val="004D71A6"/>
    <w:rsid w:val="004E032C"/>
    <w:rsid w:val="004E0375"/>
    <w:rsid w:val="004E2939"/>
    <w:rsid w:val="004E36CC"/>
    <w:rsid w:val="004E3B47"/>
    <w:rsid w:val="004E407C"/>
    <w:rsid w:val="004E4761"/>
    <w:rsid w:val="004E5900"/>
    <w:rsid w:val="004F02C6"/>
    <w:rsid w:val="004F227C"/>
    <w:rsid w:val="004F318F"/>
    <w:rsid w:val="004F3409"/>
    <w:rsid w:val="004F36B7"/>
    <w:rsid w:val="004F3712"/>
    <w:rsid w:val="004F3C05"/>
    <w:rsid w:val="004F5C3E"/>
    <w:rsid w:val="004F6B9D"/>
    <w:rsid w:val="00500CF2"/>
    <w:rsid w:val="005012EE"/>
    <w:rsid w:val="00501536"/>
    <w:rsid w:val="00502AF6"/>
    <w:rsid w:val="005043CA"/>
    <w:rsid w:val="0050440A"/>
    <w:rsid w:val="00504F07"/>
    <w:rsid w:val="005057F9"/>
    <w:rsid w:val="00506FB2"/>
    <w:rsid w:val="005103AE"/>
    <w:rsid w:val="00510DE4"/>
    <w:rsid w:val="0051113B"/>
    <w:rsid w:val="0051144F"/>
    <w:rsid w:val="00512535"/>
    <w:rsid w:val="00512D80"/>
    <w:rsid w:val="005153B8"/>
    <w:rsid w:val="00515435"/>
    <w:rsid w:val="00517191"/>
    <w:rsid w:val="00522537"/>
    <w:rsid w:val="00524919"/>
    <w:rsid w:val="00524E0B"/>
    <w:rsid w:val="00526D49"/>
    <w:rsid w:val="0053292B"/>
    <w:rsid w:val="00532A86"/>
    <w:rsid w:val="00532DD4"/>
    <w:rsid w:val="00534C1B"/>
    <w:rsid w:val="0053598A"/>
    <w:rsid w:val="00535F44"/>
    <w:rsid w:val="005372C6"/>
    <w:rsid w:val="00542432"/>
    <w:rsid w:val="0054298C"/>
    <w:rsid w:val="00546085"/>
    <w:rsid w:val="0054618B"/>
    <w:rsid w:val="00546755"/>
    <w:rsid w:val="00547B7C"/>
    <w:rsid w:val="00551CF7"/>
    <w:rsid w:val="00553071"/>
    <w:rsid w:val="005531DF"/>
    <w:rsid w:val="00555630"/>
    <w:rsid w:val="00555B7B"/>
    <w:rsid w:val="005561A9"/>
    <w:rsid w:val="00560CE9"/>
    <w:rsid w:val="0056119F"/>
    <w:rsid w:val="00562E09"/>
    <w:rsid w:val="00564ACD"/>
    <w:rsid w:val="00565101"/>
    <w:rsid w:val="00565489"/>
    <w:rsid w:val="00565BA3"/>
    <w:rsid w:val="00566584"/>
    <w:rsid w:val="00566747"/>
    <w:rsid w:val="005667DB"/>
    <w:rsid w:val="00567631"/>
    <w:rsid w:val="00570AE2"/>
    <w:rsid w:val="0057195A"/>
    <w:rsid w:val="005730EB"/>
    <w:rsid w:val="005736C0"/>
    <w:rsid w:val="005743DA"/>
    <w:rsid w:val="00574492"/>
    <w:rsid w:val="00577E9E"/>
    <w:rsid w:val="00584466"/>
    <w:rsid w:val="00585CD6"/>
    <w:rsid w:val="00586D73"/>
    <w:rsid w:val="00587981"/>
    <w:rsid w:val="00592778"/>
    <w:rsid w:val="00592E61"/>
    <w:rsid w:val="00593862"/>
    <w:rsid w:val="0059399F"/>
    <w:rsid w:val="00593F04"/>
    <w:rsid w:val="00594990"/>
    <w:rsid w:val="005958E8"/>
    <w:rsid w:val="00595D9C"/>
    <w:rsid w:val="00596473"/>
    <w:rsid w:val="00597E88"/>
    <w:rsid w:val="005A0B8A"/>
    <w:rsid w:val="005A177E"/>
    <w:rsid w:val="005A2C27"/>
    <w:rsid w:val="005A40FE"/>
    <w:rsid w:val="005A44DC"/>
    <w:rsid w:val="005A588C"/>
    <w:rsid w:val="005B0BD6"/>
    <w:rsid w:val="005C07F5"/>
    <w:rsid w:val="005C0D8C"/>
    <w:rsid w:val="005C1627"/>
    <w:rsid w:val="005C23BF"/>
    <w:rsid w:val="005C4286"/>
    <w:rsid w:val="005C491A"/>
    <w:rsid w:val="005C4B6A"/>
    <w:rsid w:val="005C7740"/>
    <w:rsid w:val="005D1695"/>
    <w:rsid w:val="005D27AF"/>
    <w:rsid w:val="005D2B89"/>
    <w:rsid w:val="005D34CF"/>
    <w:rsid w:val="005D4934"/>
    <w:rsid w:val="005D679B"/>
    <w:rsid w:val="005E0E79"/>
    <w:rsid w:val="005E1601"/>
    <w:rsid w:val="005E1F57"/>
    <w:rsid w:val="005E2ADF"/>
    <w:rsid w:val="005E302A"/>
    <w:rsid w:val="005E34F7"/>
    <w:rsid w:val="005E3621"/>
    <w:rsid w:val="005E4312"/>
    <w:rsid w:val="005E435A"/>
    <w:rsid w:val="005E530C"/>
    <w:rsid w:val="005E5563"/>
    <w:rsid w:val="005E7EC3"/>
    <w:rsid w:val="005F1978"/>
    <w:rsid w:val="005F1B96"/>
    <w:rsid w:val="005F2325"/>
    <w:rsid w:val="005F2558"/>
    <w:rsid w:val="005F271E"/>
    <w:rsid w:val="005F274B"/>
    <w:rsid w:val="005F4CC7"/>
    <w:rsid w:val="005F5899"/>
    <w:rsid w:val="005F5D97"/>
    <w:rsid w:val="005F7716"/>
    <w:rsid w:val="00601081"/>
    <w:rsid w:val="00603239"/>
    <w:rsid w:val="006054C5"/>
    <w:rsid w:val="0060624F"/>
    <w:rsid w:val="00610615"/>
    <w:rsid w:val="00611C0B"/>
    <w:rsid w:val="00612173"/>
    <w:rsid w:val="00612868"/>
    <w:rsid w:val="00612C39"/>
    <w:rsid w:val="00615E63"/>
    <w:rsid w:val="006171BF"/>
    <w:rsid w:val="00620C1C"/>
    <w:rsid w:val="006212FC"/>
    <w:rsid w:val="00622315"/>
    <w:rsid w:val="006226B1"/>
    <w:rsid w:val="00622B3B"/>
    <w:rsid w:val="00622C57"/>
    <w:rsid w:val="006230F3"/>
    <w:rsid w:val="00626438"/>
    <w:rsid w:val="00626C6C"/>
    <w:rsid w:val="0062704C"/>
    <w:rsid w:val="00627410"/>
    <w:rsid w:val="00627E5E"/>
    <w:rsid w:val="00630B5B"/>
    <w:rsid w:val="00631150"/>
    <w:rsid w:val="0063204C"/>
    <w:rsid w:val="0063293A"/>
    <w:rsid w:val="00633120"/>
    <w:rsid w:val="006335C5"/>
    <w:rsid w:val="00634B71"/>
    <w:rsid w:val="0063506B"/>
    <w:rsid w:val="006364A5"/>
    <w:rsid w:val="00636E48"/>
    <w:rsid w:val="006372E2"/>
    <w:rsid w:val="00641787"/>
    <w:rsid w:val="006418BC"/>
    <w:rsid w:val="00645916"/>
    <w:rsid w:val="00645AD3"/>
    <w:rsid w:val="00646782"/>
    <w:rsid w:val="00647248"/>
    <w:rsid w:val="006475F6"/>
    <w:rsid w:val="00652124"/>
    <w:rsid w:val="00653233"/>
    <w:rsid w:val="00653444"/>
    <w:rsid w:val="00655354"/>
    <w:rsid w:val="006568C4"/>
    <w:rsid w:val="00656D5D"/>
    <w:rsid w:val="006600DA"/>
    <w:rsid w:val="00660ECE"/>
    <w:rsid w:val="006621E7"/>
    <w:rsid w:val="006649B6"/>
    <w:rsid w:val="006660BC"/>
    <w:rsid w:val="0066677C"/>
    <w:rsid w:val="00667E2E"/>
    <w:rsid w:val="00671DCE"/>
    <w:rsid w:val="00672010"/>
    <w:rsid w:val="006726F3"/>
    <w:rsid w:val="0067283F"/>
    <w:rsid w:val="0067289E"/>
    <w:rsid w:val="00673173"/>
    <w:rsid w:val="0067368D"/>
    <w:rsid w:val="00673CF3"/>
    <w:rsid w:val="00674BA9"/>
    <w:rsid w:val="00675E43"/>
    <w:rsid w:val="00676D8B"/>
    <w:rsid w:val="00677EC5"/>
    <w:rsid w:val="0068062F"/>
    <w:rsid w:val="006835BE"/>
    <w:rsid w:val="0068585B"/>
    <w:rsid w:val="0068594F"/>
    <w:rsid w:val="00685A61"/>
    <w:rsid w:val="006900B5"/>
    <w:rsid w:val="0069222B"/>
    <w:rsid w:val="0069267D"/>
    <w:rsid w:val="00692B05"/>
    <w:rsid w:val="00693199"/>
    <w:rsid w:val="0069401E"/>
    <w:rsid w:val="00694221"/>
    <w:rsid w:val="00694975"/>
    <w:rsid w:val="00696491"/>
    <w:rsid w:val="006A1D55"/>
    <w:rsid w:val="006A37FD"/>
    <w:rsid w:val="006A39DA"/>
    <w:rsid w:val="006A41A6"/>
    <w:rsid w:val="006A43B8"/>
    <w:rsid w:val="006A449A"/>
    <w:rsid w:val="006A4B65"/>
    <w:rsid w:val="006A62B8"/>
    <w:rsid w:val="006A683E"/>
    <w:rsid w:val="006A6A7E"/>
    <w:rsid w:val="006B2600"/>
    <w:rsid w:val="006B3A7A"/>
    <w:rsid w:val="006B6369"/>
    <w:rsid w:val="006B686B"/>
    <w:rsid w:val="006B76FF"/>
    <w:rsid w:val="006C039D"/>
    <w:rsid w:val="006C040E"/>
    <w:rsid w:val="006C1DA9"/>
    <w:rsid w:val="006C2004"/>
    <w:rsid w:val="006C50B8"/>
    <w:rsid w:val="006C5AE4"/>
    <w:rsid w:val="006C6838"/>
    <w:rsid w:val="006C6A21"/>
    <w:rsid w:val="006C7186"/>
    <w:rsid w:val="006D002E"/>
    <w:rsid w:val="006D21FF"/>
    <w:rsid w:val="006D308E"/>
    <w:rsid w:val="006D3374"/>
    <w:rsid w:val="006D3950"/>
    <w:rsid w:val="006D4E6E"/>
    <w:rsid w:val="006D54D1"/>
    <w:rsid w:val="006D5C36"/>
    <w:rsid w:val="006D70F1"/>
    <w:rsid w:val="006D7708"/>
    <w:rsid w:val="006D785F"/>
    <w:rsid w:val="006E087D"/>
    <w:rsid w:val="006E1A54"/>
    <w:rsid w:val="006E230B"/>
    <w:rsid w:val="006E252E"/>
    <w:rsid w:val="006E40A8"/>
    <w:rsid w:val="006E43FA"/>
    <w:rsid w:val="006E5BB0"/>
    <w:rsid w:val="006E609D"/>
    <w:rsid w:val="006E6150"/>
    <w:rsid w:val="006E6269"/>
    <w:rsid w:val="006E79F4"/>
    <w:rsid w:val="006F1CCA"/>
    <w:rsid w:val="006F2847"/>
    <w:rsid w:val="006F4279"/>
    <w:rsid w:val="006F5B54"/>
    <w:rsid w:val="00700352"/>
    <w:rsid w:val="00701244"/>
    <w:rsid w:val="00701AB8"/>
    <w:rsid w:val="00701F0C"/>
    <w:rsid w:val="007033FC"/>
    <w:rsid w:val="00705A19"/>
    <w:rsid w:val="00707807"/>
    <w:rsid w:val="00707C6F"/>
    <w:rsid w:val="00707CD7"/>
    <w:rsid w:val="007108D7"/>
    <w:rsid w:val="00710B3A"/>
    <w:rsid w:val="00710D03"/>
    <w:rsid w:val="00711D15"/>
    <w:rsid w:val="00712139"/>
    <w:rsid w:val="00712719"/>
    <w:rsid w:val="00713799"/>
    <w:rsid w:val="00714377"/>
    <w:rsid w:val="0071458A"/>
    <w:rsid w:val="00714870"/>
    <w:rsid w:val="007163DB"/>
    <w:rsid w:val="007165E5"/>
    <w:rsid w:val="00717A71"/>
    <w:rsid w:val="00717FBC"/>
    <w:rsid w:val="00720AEB"/>
    <w:rsid w:val="007217EC"/>
    <w:rsid w:val="00722134"/>
    <w:rsid w:val="00722592"/>
    <w:rsid w:val="00723229"/>
    <w:rsid w:val="0072379F"/>
    <w:rsid w:val="00725A68"/>
    <w:rsid w:val="00725B9E"/>
    <w:rsid w:val="007260A9"/>
    <w:rsid w:val="00726548"/>
    <w:rsid w:val="0072ADFB"/>
    <w:rsid w:val="00731D7E"/>
    <w:rsid w:val="00733016"/>
    <w:rsid w:val="00733694"/>
    <w:rsid w:val="0073444F"/>
    <w:rsid w:val="00734BCE"/>
    <w:rsid w:val="007353DE"/>
    <w:rsid w:val="00735786"/>
    <w:rsid w:val="007361CA"/>
    <w:rsid w:val="007375FA"/>
    <w:rsid w:val="00737C88"/>
    <w:rsid w:val="00740AC7"/>
    <w:rsid w:val="007413D9"/>
    <w:rsid w:val="00741840"/>
    <w:rsid w:val="00744824"/>
    <w:rsid w:val="00744D64"/>
    <w:rsid w:val="00745008"/>
    <w:rsid w:val="00745A71"/>
    <w:rsid w:val="00746842"/>
    <w:rsid w:val="00746A39"/>
    <w:rsid w:val="007471EF"/>
    <w:rsid w:val="00750418"/>
    <w:rsid w:val="00750EDA"/>
    <w:rsid w:val="00751220"/>
    <w:rsid w:val="007513DE"/>
    <w:rsid w:val="0075282C"/>
    <w:rsid w:val="00754D02"/>
    <w:rsid w:val="0075606C"/>
    <w:rsid w:val="007564A9"/>
    <w:rsid w:val="00756784"/>
    <w:rsid w:val="00757C4E"/>
    <w:rsid w:val="00761FCA"/>
    <w:rsid w:val="00762445"/>
    <w:rsid w:val="00764D60"/>
    <w:rsid w:val="00766DE2"/>
    <w:rsid w:val="007712D6"/>
    <w:rsid w:val="00771AB3"/>
    <w:rsid w:val="00774E82"/>
    <w:rsid w:val="00775A70"/>
    <w:rsid w:val="00776DEE"/>
    <w:rsid w:val="00777486"/>
    <w:rsid w:val="007802D3"/>
    <w:rsid w:val="00780800"/>
    <w:rsid w:val="00781F90"/>
    <w:rsid w:val="00782365"/>
    <w:rsid w:val="00783345"/>
    <w:rsid w:val="007858F4"/>
    <w:rsid w:val="007864DE"/>
    <w:rsid w:val="007876D7"/>
    <w:rsid w:val="007903F2"/>
    <w:rsid w:val="00791723"/>
    <w:rsid w:val="0079173A"/>
    <w:rsid w:val="00791923"/>
    <w:rsid w:val="00794649"/>
    <w:rsid w:val="007970A2"/>
    <w:rsid w:val="007A1367"/>
    <w:rsid w:val="007A1FF7"/>
    <w:rsid w:val="007A278E"/>
    <w:rsid w:val="007A3E6B"/>
    <w:rsid w:val="007A5258"/>
    <w:rsid w:val="007B0072"/>
    <w:rsid w:val="007B0455"/>
    <w:rsid w:val="007B12DC"/>
    <w:rsid w:val="007B1B8F"/>
    <w:rsid w:val="007B5F2A"/>
    <w:rsid w:val="007B6366"/>
    <w:rsid w:val="007B6D7C"/>
    <w:rsid w:val="007B6F38"/>
    <w:rsid w:val="007B73D3"/>
    <w:rsid w:val="007C0718"/>
    <w:rsid w:val="007C2CDD"/>
    <w:rsid w:val="007C3BE4"/>
    <w:rsid w:val="007C60AE"/>
    <w:rsid w:val="007C7090"/>
    <w:rsid w:val="007C7DBC"/>
    <w:rsid w:val="007D00DC"/>
    <w:rsid w:val="007D0BF0"/>
    <w:rsid w:val="007D23C4"/>
    <w:rsid w:val="007D3305"/>
    <w:rsid w:val="007D6B46"/>
    <w:rsid w:val="007D7DE2"/>
    <w:rsid w:val="007E01C3"/>
    <w:rsid w:val="007E097F"/>
    <w:rsid w:val="007E19A1"/>
    <w:rsid w:val="007E3D32"/>
    <w:rsid w:val="007E4EB7"/>
    <w:rsid w:val="007E5246"/>
    <w:rsid w:val="007E53CC"/>
    <w:rsid w:val="007E7A15"/>
    <w:rsid w:val="007F0A19"/>
    <w:rsid w:val="007F0CB4"/>
    <w:rsid w:val="007F1E00"/>
    <w:rsid w:val="007F26AA"/>
    <w:rsid w:val="007F3713"/>
    <w:rsid w:val="007F4549"/>
    <w:rsid w:val="007F542C"/>
    <w:rsid w:val="007F58EF"/>
    <w:rsid w:val="007F5FDD"/>
    <w:rsid w:val="007F7C9F"/>
    <w:rsid w:val="00800404"/>
    <w:rsid w:val="00800BE5"/>
    <w:rsid w:val="00803FF1"/>
    <w:rsid w:val="00804565"/>
    <w:rsid w:val="0080474A"/>
    <w:rsid w:val="00804A6D"/>
    <w:rsid w:val="00804F8D"/>
    <w:rsid w:val="0080572E"/>
    <w:rsid w:val="00805A69"/>
    <w:rsid w:val="00805CEC"/>
    <w:rsid w:val="00805E9F"/>
    <w:rsid w:val="00805F1C"/>
    <w:rsid w:val="00807002"/>
    <w:rsid w:val="0081019A"/>
    <w:rsid w:val="00810480"/>
    <w:rsid w:val="00810765"/>
    <w:rsid w:val="008120CF"/>
    <w:rsid w:val="00812B78"/>
    <w:rsid w:val="00815779"/>
    <w:rsid w:val="00820B5A"/>
    <w:rsid w:val="00821DD2"/>
    <w:rsid w:val="00822123"/>
    <w:rsid w:val="00822F8F"/>
    <w:rsid w:val="00826200"/>
    <w:rsid w:val="0082635C"/>
    <w:rsid w:val="00832BAD"/>
    <w:rsid w:val="008354D3"/>
    <w:rsid w:val="00836390"/>
    <w:rsid w:val="00836BF4"/>
    <w:rsid w:val="00840B88"/>
    <w:rsid w:val="00842262"/>
    <w:rsid w:val="008436E7"/>
    <w:rsid w:val="00843A5D"/>
    <w:rsid w:val="00844776"/>
    <w:rsid w:val="00845C11"/>
    <w:rsid w:val="00845DD9"/>
    <w:rsid w:val="00846DA7"/>
    <w:rsid w:val="00847448"/>
    <w:rsid w:val="00847612"/>
    <w:rsid w:val="00850348"/>
    <w:rsid w:val="00850467"/>
    <w:rsid w:val="0085179A"/>
    <w:rsid w:val="00852940"/>
    <w:rsid w:val="008539B0"/>
    <w:rsid w:val="008564C7"/>
    <w:rsid w:val="00857571"/>
    <w:rsid w:val="0085765B"/>
    <w:rsid w:val="00857C19"/>
    <w:rsid w:val="00860DA5"/>
    <w:rsid w:val="00862421"/>
    <w:rsid w:val="0086284F"/>
    <w:rsid w:val="00864019"/>
    <w:rsid w:val="0086412B"/>
    <w:rsid w:val="00864F34"/>
    <w:rsid w:val="0086506A"/>
    <w:rsid w:val="00865177"/>
    <w:rsid w:val="00866500"/>
    <w:rsid w:val="00870966"/>
    <w:rsid w:val="00870BD7"/>
    <w:rsid w:val="00871F91"/>
    <w:rsid w:val="00873034"/>
    <w:rsid w:val="00873988"/>
    <w:rsid w:val="00873B5D"/>
    <w:rsid w:val="00875A5A"/>
    <w:rsid w:val="00876554"/>
    <w:rsid w:val="00877AE8"/>
    <w:rsid w:val="008801BC"/>
    <w:rsid w:val="00880C66"/>
    <w:rsid w:val="008828BE"/>
    <w:rsid w:val="00883C47"/>
    <w:rsid w:val="00887227"/>
    <w:rsid w:val="008921B6"/>
    <w:rsid w:val="00892247"/>
    <w:rsid w:val="00893B54"/>
    <w:rsid w:val="00893C2F"/>
    <w:rsid w:val="00893C78"/>
    <w:rsid w:val="0089445B"/>
    <w:rsid w:val="00894ED9"/>
    <w:rsid w:val="0089575F"/>
    <w:rsid w:val="0089627F"/>
    <w:rsid w:val="008A0B66"/>
    <w:rsid w:val="008A1EB2"/>
    <w:rsid w:val="008A28D2"/>
    <w:rsid w:val="008A3643"/>
    <w:rsid w:val="008A4C36"/>
    <w:rsid w:val="008A53F4"/>
    <w:rsid w:val="008A6D09"/>
    <w:rsid w:val="008B04AF"/>
    <w:rsid w:val="008B0F98"/>
    <w:rsid w:val="008B2374"/>
    <w:rsid w:val="008B23EE"/>
    <w:rsid w:val="008B2D5C"/>
    <w:rsid w:val="008B3A87"/>
    <w:rsid w:val="008B3C90"/>
    <w:rsid w:val="008B4760"/>
    <w:rsid w:val="008C04C6"/>
    <w:rsid w:val="008C0D29"/>
    <w:rsid w:val="008C1148"/>
    <w:rsid w:val="008C18D4"/>
    <w:rsid w:val="008C2DF8"/>
    <w:rsid w:val="008C387C"/>
    <w:rsid w:val="008C3B23"/>
    <w:rsid w:val="008C3EFF"/>
    <w:rsid w:val="008C42DE"/>
    <w:rsid w:val="008C4377"/>
    <w:rsid w:val="008C55CB"/>
    <w:rsid w:val="008C61C0"/>
    <w:rsid w:val="008C6BE3"/>
    <w:rsid w:val="008D0295"/>
    <w:rsid w:val="008D0941"/>
    <w:rsid w:val="008D1187"/>
    <w:rsid w:val="008D3245"/>
    <w:rsid w:val="008D347B"/>
    <w:rsid w:val="008D36B1"/>
    <w:rsid w:val="008D530D"/>
    <w:rsid w:val="008D6412"/>
    <w:rsid w:val="008D7C80"/>
    <w:rsid w:val="008E014E"/>
    <w:rsid w:val="008E2238"/>
    <w:rsid w:val="008E223F"/>
    <w:rsid w:val="008E23F7"/>
    <w:rsid w:val="008E36F0"/>
    <w:rsid w:val="008E3CDB"/>
    <w:rsid w:val="008E4A8D"/>
    <w:rsid w:val="008E54DD"/>
    <w:rsid w:val="008E566A"/>
    <w:rsid w:val="008E6157"/>
    <w:rsid w:val="008E6C08"/>
    <w:rsid w:val="008F0351"/>
    <w:rsid w:val="008F0EB0"/>
    <w:rsid w:val="008F13D9"/>
    <w:rsid w:val="008F32A4"/>
    <w:rsid w:val="008F3398"/>
    <w:rsid w:val="008F3D28"/>
    <w:rsid w:val="008F4A1D"/>
    <w:rsid w:val="008F56FC"/>
    <w:rsid w:val="008F6BDE"/>
    <w:rsid w:val="008F7076"/>
    <w:rsid w:val="00900B6F"/>
    <w:rsid w:val="009012CC"/>
    <w:rsid w:val="00901A43"/>
    <w:rsid w:val="0090222F"/>
    <w:rsid w:val="00903D16"/>
    <w:rsid w:val="009049F7"/>
    <w:rsid w:val="00904B43"/>
    <w:rsid w:val="009055BC"/>
    <w:rsid w:val="00905AE2"/>
    <w:rsid w:val="00905FDF"/>
    <w:rsid w:val="009074CF"/>
    <w:rsid w:val="00911924"/>
    <w:rsid w:val="00912673"/>
    <w:rsid w:val="00912B92"/>
    <w:rsid w:val="009132C2"/>
    <w:rsid w:val="00914A00"/>
    <w:rsid w:val="0091549E"/>
    <w:rsid w:val="009167A2"/>
    <w:rsid w:val="00916868"/>
    <w:rsid w:val="009213F0"/>
    <w:rsid w:val="00922256"/>
    <w:rsid w:val="00923B9A"/>
    <w:rsid w:val="00925038"/>
    <w:rsid w:val="009272E0"/>
    <w:rsid w:val="00930F91"/>
    <w:rsid w:val="00932941"/>
    <w:rsid w:val="00933C8D"/>
    <w:rsid w:val="00933DFC"/>
    <w:rsid w:val="00934817"/>
    <w:rsid w:val="00935A14"/>
    <w:rsid w:val="00935BAF"/>
    <w:rsid w:val="00935D04"/>
    <w:rsid w:val="0093696E"/>
    <w:rsid w:val="009369A7"/>
    <w:rsid w:val="0094092E"/>
    <w:rsid w:val="009411E1"/>
    <w:rsid w:val="00941C7B"/>
    <w:rsid w:val="00942F2A"/>
    <w:rsid w:val="00943111"/>
    <w:rsid w:val="0094318B"/>
    <w:rsid w:val="009455C9"/>
    <w:rsid w:val="009469D6"/>
    <w:rsid w:val="00947E5A"/>
    <w:rsid w:val="009508D6"/>
    <w:rsid w:val="00950B24"/>
    <w:rsid w:val="00951ECB"/>
    <w:rsid w:val="00954850"/>
    <w:rsid w:val="00954E09"/>
    <w:rsid w:val="009626ED"/>
    <w:rsid w:val="009637D4"/>
    <w:rsid w:val="00963AD6"/>
    <w:rsid w:val="00965316"/>
    <w:rsid w:val="00966390"/>
    <w:rsid w:val="00975A70"/>
    <w:rsid w:val="0097757E"/>
    <w:rsid w:val="00981D6F"/>
    <w:rsid w:val="00983B88"/>
    <w:rsid w:val="00983C0C"/>
    <w:rsid w:val="009841F4"/>
    <w:rsid w:val="009853F6"/>
    <w:rsid w:val="009864B9"/>
    <w:rsid w:val="00987EA0"/>
    <w:rsid w:val="00987F22"/>
    <w:rsid w:val="0099310F"/>
    <w:rsid w:val="00993952"/>
    <w:rsid w:val="009946B6"/>
    <w:rsid w:val="00995ED0"/>
    <w:rsid w:val="009965C8"/>
    <w:rsid w:val="009968D8"/>
    <w:rsid w:val="00997640"/>
    <w:rsid w:val="009A1281"/>
    <w:rsid w:val="009A2F2F"/>
    <w:rsid w:val="009A33BE"/>
    <w:rsid w:val="009A42B4"/>
    <w:rsid w:val="009A5077"/>
    <w:rsid w:val="009A6E48"/>
    <w:rsid w:val="009A7252"/>
    <w:rsid w:val="009A7299"/>
    <w:rsid w:val="009A7710"/>
    <w:rsid w:val="009B0D03"/>
    <w:rsid w:val="009B1581"/>
    <w:rsid w:val="009B1AE9"/>
    <w:rsid w:val="009B2477"/>
    <w:rsid w:val="009B2B7D"/>
    <w:rsid w:val="009B33B9"/>
    <w:rsid w:val="009B3659"/>
    <w:rsid w:val="009B3E61"/>
    <w:rsid w:val="009B479A"/>
    <w:rsid w:val="009B49CC"/>
    <w:rsid w:val="009B7703"/>
    <w:rsid w:val="009B7DB3"/>
    <w:rsid w:val="009C0E74"/>
    <w:rsid w:val="009C1ED5"/>
    <w:rsid w:val="009C2062"/>
    <w:rsid w:val="009C6A3D"/>
    <w:rsid w:val="009C741A"/>
    <w:rsid w:val="009C760F"/>
    <w:rsid w:val="009C7E8B"/>
    <w:rsid w:val="009D0371"/>
    <w:rsid w:val="009D0625"/>
    <w:rsid w:val="009D0DA4"/>
    <w:rsid w:val="009D175E"/>
    <w:rsid w:val="009D3735"/>
    <w:rsid w:val="009D37A4"/>
    <w:rsid w:val="009D3C8D"/>
    <w:rsid w:val="009D40C7"/>
    <w:rsid w:val="009D4A43"/>
    <w:rsid w:val="009D6F44"/>
    <w:rsid w:val="009D70EA"/>
    <w:rsid w:val="009E1685"/>
    <w:rsid w:val="009E3616"/>
    <w:rsid w:val="009E5155"/>
    <w:rsid w:val="009E5573"/>
    <w:rsid w:val="009E5834"/>
    <w:rsid w:val="009E77EF"/>
    <w:rsid w:val="009F07BF"/>
    <w:rsid w:val="009F138A"/>
    <w:rsid w:val="009F1FB9"/>
    <w:rsid w:val="009F2AB9"/>
    <w:rsid w:val="009F440A"/>
    <w:rsid w:val="009F5539"/>
    <w:rsid w:val="009F5556"/>
    <w:rsid w:val="009F6043"/>
    <w:rsid w:val="00A00558"/>
    <w:rsid w:val="00A00DA3"/>
    <w:rsid w:val="00A0125B"/>
    <w:rsid w:val="00A0130C"/>
    <w:rsid w:val="00A01FE8"/>
    <w:rsid w:val="00A029FA"/>
    <w:rsid w:val="00A02A0E"/>
    <w:rsid w:val="00A033F5"/>
    <w:rsid w:val="00A03518"/>
    <w:rsid w:val="00A04479"/>
    <w:rsid w:val="00A045B6"/>
    <w:rsid w:val="00A0497A"/>
    <w:rsid w:val="00A04A57"/>
    <w:rsid w:val="00A05ADE"/>
    <w:rsid w:val="00A101DC"/>
    <w:rsid w:val="00A107E7"/>
    <w:rsid w:val="00A123DF"/>
    <w:rsid w:val="00A13196"/>
    <w:rsid w:val="00A13A24"/>
    <w:rsid w:val="00A146A3"/>
    <w:rsid w:val="00A16859"/>
    <w:rsid w:val="00A16BC8"/>
    <w:rsid w:val="00A17D69"/>
    <w:rsid w:val="00A207B8"/>
    <w:rsid w:val="00A210B4"/>
    <w:rsid w:val="00A21F6E"/>
    <w:rsid w:val="00A220E8"/>
    <w:rsid w:val="00A221E4"/>
    <w:rsid w:val="00A22382"/>
    <w:rsid w:val="00A2303C"/>
    <w:rsid w:val="00A2459E"/>
    <w:rsid w:val="00A245D1"/>
    <w:rsid w:val="00A24DA1"/>
    <w:rsid w:val="00A24E53"/>
    <w:rsid w:val="00A25DF5"/>
    <w:rsid w:val="00A26253"/>
    <w:rsid w:val="00A26877"/>
    <w:rsid w:val="00A2687C"/>
    <w:rsid w:val="00A26F5C"/>
    <w:rsid w:val="00A27DB9"/>
    <w:rsid w:val="00A30913"/>
    <w:rsid w:val="00A32D31"/>
    <w:rsid w:val="00A34536"/>
    <w:rsid w:val="00A3597E"/>
    <w:rsid w:val="00A364F2"/>
    <w:rsid w:val="00A370DC"/>
    <w:rsid w:val="00A37BB9"/>
    <w:rsid w:val="00A44503"/>
    <w:rsid w:val="00A44B50"/>
    <w:rsid w:val="00A46998"/>
    <w:rsid w:val="00A50501"/>
    <w:rsid w:val="00A50552"/>
    <w:rsid w:val="00A51282"/>
    <w:rsid w:val="00A523A3"/>
    <w:rsid w:val="00A52666"/>
    <w:rsid w:val="00A548C1"/>
    <w:rsid w:val="00A54C92"/>
    <w:rsid w:val="00A54D23"/>
    <w:rsid w:val="00A5529F"/>
    <w:rsid w:val="00A55475"/>
    <w:rsid w:val="00A56217"/>
    <w:rsid w:val="00A572D1"/>
    <w:rsid w:val="00A57C0E"/>
    <w:rsid w:val="00A619A1"/>
    <w:rsid w:val="00A62162"/>
    <w:rsid w:val="00A63A9F"/>
    <w:rsid w:val="00A6511D"/>
    <w:rsid w:val="00A6623A"/>
    <w:rsid w:val="00A66B6D"/>
    <w:rsid w:val="00A66CA2"/>
    <w:rsid w:val="00A67584"/>
    <w:rsid w:val="00A72F5B"/>
    <w:rsid w:val="00A745FB"/>
    <w:rsid w:val="00A752A6"/>
    <w:rsid w:val="00A756B3"/>
    <w:rsid w:val="00A7597E"/>
    <w:rsid w:val="00A76584"/>
    <w:rsid w:val="00A80994"/>
    <w:rsid w:val="00A81393"/>
    <w:rsid w:val="00A82B46"/>
    <w:rsid w:val="00A852A3"/>
    <w:rsid w:val="00A9224F"/>
    <w:rsid w:val="00A9298A"/>
    <w:rsid w:val="00A92A37"/>
    <w:rsid w:val="00A93518"/>
    <w:rsid w:val="00A95404"/>
    <w:rsid w:val="00A95C2D"/>
    <w:rsid w:val="00A96A1F"/>
    <w:rsid w:val="00A96ADC"/>
    <w:rsid w:val="00AA04BB"/>
    <w:rsid w:val="00AA0F73"/>
    <w:rsid w:val="00AA17EA"/>
    <w:rsid w:val="00AA4C3D"/>
    <w:rsid w:val="00AA4D26"/>
    <w:rsid w:val="00AA5A96"/>
    <w:rsid w:val="00AA7686"/>
    <w:rsid w:val="00AB0606"/>
    <w:rsid w:val="00AB1BE7"/>
    <w:rsid w:val="00AB1D5D"/>
    <w:rsid w:val="00AB22CA"/>
    <w:rsid w:val="00AB2D19"/>
    <w:rsid w:val="00AB3B81"/>
    <w:rsid w:val="00AB63BE"/>
    <w:rsid w:val="00AB7AC7"/>
    <w:rsid w:val="00AC0332"/>
    <w:rsid w:val="00AC121E"/>
    <w:rsid w:val="00AC28E2"/>
    <w:rsid w:val="00AC2E7F"/>
    <w:rsid w:val="00AC302C"/>
    <w:rsid w:val="00AC358A"/>
    <w:rsid w:val="00AC48FB"/>
    <w:rsid w:val="00AC66AC"/>
    <w:rsid w:val="00AC680A"/>
    <w:rsid w:val="00AC6842"/>
    <w:rsid w:val="00AC70F4"/>
    <w:rsid w:val="00AC7791"/>
    <w:rsid w:val="00AC7C88"/>
    <w:rsid w:val="00AD2ABB"/>
    <w:rsid w:val="00AD2F8C"/>
    <w:rsid w:val="00AD64F9"/>
    <w:rsid w:val="00AD659E"/>
    <w:rsid w:val="00AD6691"/>
    <w:rsid w:val="00AD69D2"/>
    <w:rsid w:val="00AD72D1"/>
    <w:rsid w:val="00AE328D"/>
    <w:rsid w:val="00AE33ED"/>
    <w:rsid w:val="00AE3989"/>
    <w:rsid w:val="00AE43B5"/>
    <w:rsid w:val="00AE484C"/>
    <w:rsid w:val="00AE4C65"/>
    <w:rsid w:val="00AE61CA"/>
    <w:rsid w:val="00AE6737"/>
    <w:rsid w:val="00AE713B"/>
    <w:rsid w:val="00AE785F"/>
    <w:rsid w:val="00AF0D70"/>
    <w:rsid w:val="00AF14FC"/>
    <w:rsid w:val="00AF1544"/>
    <w:rsid w:val="00AF1D3F"/>
    <w:rsid w:val="00AF312D"/>
    <w:rsid w:val="00AF3AC8"/>
    <w:rsid w:val="00AF3D6D"/>
    <w:rsid w:val="00AF3E85"/>
    <w:rsid w:val="00AF72D7"/>
    <w:rsid w:val="00AF78E0"/>
    <w:rsid w:val="00B00B16"/>
    <w:rsid w:val="00B01255"/>
    <w:rsid w:val="00B015C7"/>
    <w:rsid w:val="00B06BD6"/>
    <w:rsid w:val="00B077A5"/>
    <w:rsid w:val="00B10293"/>
    <w:rsid w:val="00B12A31"/>
    <w:rsid w:val="00B12AB6"/>
    <w:rsid w:val="00B144D3"/>
    <w:rsid w:val="00B148F4"/>
    <w:rsid w:val="00B14B79"/>
    <w:rsid w:val="00B16799"/>
    <w:rsid w:val="00B17C54"/>
    <w:rsid w:val="00B20EA8"/>
    <w:rsid w:val="00B21723"/>
    <w:rsid w:val="00B219F3"/>
    <w:rsid w:val="00B2202D"/>
    <w:rsid w:val="00B22E45"/>
    <w:rsid w:val="00B23CB0"/>
    <w:rsid w:val="00B23F03"/>
    <w:rsid w:val="00B240AB"/>
    <w:rsid w:val="00B24B78"/>
    <w:rsid w:val="00B24C56"/>
    <w:rsid w:val="00B315B1"/>
    <w:rsid w:val="00B316A3"/>
    <w:rsid w:val="00B31F72"/>
    <w:rsid w:val="00B32964"/>
    <w:rsid w:val="00B32F35"/>
    <w:rsid w:val="00B33C81"/>
    <w:rsid w:val="00B347F6"/>
    <w:rsid w:val="00B413FC"/>
    <w:rsid w:val="00B41603"/>
    <w:rsid w:val="00B435B1"/>
    <w:rsid w:val="00B43FFD"/>
    <w:rsid w:val="00B515E9"/>
    <w:rsid w:val="00B5309E"/>
    <w:rsid w:val="00B53624"/>
    <w:rsid w:val="00B53B5B"/>
    <w:rsid w:val="00B53CD2"/>
    <w:rsid w:val="00B549C1"/>
    <w:rsid w:val="00B552B9"/>
    <w:rsid w:val="00B559FC"/>
    <w:rsid w:val="00B56146"/>
    <w:rsid w:val="00B562FF"/>
    <w:rsid w:val="00B5655E"/>
    <w:rsid w:val="00B56CDC"/>
    <w:rsid w:val="00B62B9E"/>
    <w:rsid w:val="00B63A21"/>
    <w:rsid w:val="00B63F58"/>
    <w:rsid w:val="00B67475"/>
    <w:rsid w:val="00B70485"/>
    <w:rsid w:val="00B70D65"/>
    <w:rsid w:val="00B70DA4"/>
    <w:rsid w:val="00B7447F"/>
    <w:rsid w:val="00B744AF"/>
    <w:rsid w:val="00B7598F"/>
    <w:rsid w:val="00B75F5D"/>
    <w:rsid w:val="00B7642E"/>
    <w:rsid w:val="00B77381"/>
    <w:rsid w:val="00B81161"/>
    <w:rsid w:val="00B81274"/>
    <w:rsid w:val="00B817B2"/>
    <w:rsid w:val="00B817D7"/>
    <w:rsid w:val="00B8231A"/>
    <w:rsid w:val="00B823C4"/>
    <w:rsid w:val="00B82712"/>
    <w:rsid w:val="00B84E31"/>
    <w:rsid w:val="00B866AA"/>
    <w:rsid w:val="00B86DCD"/>
    <w:rsid w:val="00B875B0"/>
    <w:rsid w:val="00B90340"/>
    <w:rsid w:val="00B91531"/>
    <w:rsid w:val="00B94C47"/>
    <w:rsid w:val="00B96685"/>
    <w:rsid w:val="00B96C2F"/>
    <w:rsid w:val="00BA0305"/>
    <w:rsid w:val="00BA35C0"/>
    <w:rsid w:val="00BA38D7"/>
    <w:rsid w:val="00BA4525"/>
    <w:rsid w:val="00BB0481"/>
    <w:rsid w:val="00BB0BDD"/>
    <w:rsid w:val="00BB14DD"/>
    <w:rsid w:val="00BB2902"/>
    <w:rsid w:val="00BB3277"/>
    <w:rsid w:val="00BB371B"/>
    <w:rsid w:val="00BB3D88"/>
    <w:rsid w:val="00BB43C1"/>
    <w:rsid w:val="00BB5974"/>
    <w:rsid w:val="00BB6875"/>
    <w:rsid w:val="00BB77FE"/>
    <w:rsid w:val="00BC25AA"/>
    <w:rsid w:val="00BC2622"/>
    <w:rsid w:val="00BC2BE1"/>
    <w:rsid w:val="00BC36CD"/>
    <w:rsid w:val="00BC384F"/>
    <w:rsid w:val="00BC3ED6"/>
    <w:rsid w:val="00BC4557"/>
    <w:rsid w:val="00BC529C"/>
    <w:rsid w:val="00BC6D45"/>
    <w:rsid w:val="00BD17F5"/>
    <w:rsid w:val="00BD190E"/>
    <w:rsid w:val="00BD356A"/>
    <w:rsid w:val="00BD519C"/>
    <w:rsid w:val="00BD61FB"/>
    <w:rsid w:val="00BD718F"/>
    <w:rsid w:val="00BE0702"/>
    <w:rsid w:val="00BE07DB"/>
    <w:rsid w:val="00BE0BEC"/>
    <w:rsid w:val="00BE2328"/>
    <w:rsid w:val="00BE3B43"/>
    <w:rsid w:val="00BE5A25"/>
    <w:rsid w:val="00BE5FB2"/>
    <w:rsid w:val="00BE60CD"/>
    <w:rsid w:val="00BE63CA"/>
    <w:rsid w:val="00BE74D4"/>
    <w:rsid w:val="00BE74E2"/>
    <w:rsid w:val="00BE7892"/>
    <w:rsid w:val="00BF2E63"/>
    <w:rsid w:val="00BF2F9D"/>
    <w:rsid w:val="00BF32FD"/>
    <w:rsid w:val="00BF4A44"/>
    <w:rsid w:val="00BF5A04"/>
    <w:rsid w:val="00BF7E9A"/>
    <w:rsid w:val="00C076DA"/>
    <w:rsid w:val="00C12771"/>
    <w:rsid w:val="00C12CFA"/>
    <w:rsid w:val="00C13B7E"/>
    <w:rsid w:val="00C1414E"/>
    <w:rsid w:val="00C15A65"/>
    <w:rsid w:val="00C163AB"/>
    <w:rsid w:val="00C176C2"/>
    <w:rsid w:val="00C17B81"/>
    <w:rsid w:val="00C232DC"/>
    <w:rsid w:val="00C2356A"/>
    <w:rsid w:val="00C2393F"/>
    <w:rsid w:val="00C25B76"/>
    <w:rsid w:val="00C27EE5"/>
    <w:rsid w:val="00C302E6"/>
    <w:rsid w:val="00C3074B"/>
    <w:rsid w:val="00C31EDC"/>
    <w:rsid w:val="00C32911"/>
    <w:rsid w:val="00C330FD"/>
    <w:rsid w:val="00C3338E"/>
    <w:rsid w:val="00C35A8D"/>
    <w:rsid w:val="00C36CEC"/>
    <w:rsid w:val="00C437B9"/>
    <w:rsid w:val="00C446DC"/>
    <w:rsid w:val="00C50115"/>
    <w:rsid w:val="00C50751"/>
    <w:rsid w:val="00C518A0"/>
    <w:rsid w:val="00C521DC"/>
    <w:rsid w:val="00C52D4D"/>
    <w:rsid w:val="00C5454E"/>
    <w:rsid w:val="00C55521"/>
    <w:rsid w:val="00C5694C"/>
    <w:rsid w:val="00C57A8A"/>
    <w:rsid w:val="00C600AC"/>
    <w:rsid w:val="00C601C9"/>
    <w:rsid w:val="00C610C4"/>
    <w:rsid w:val="00C62791"/>
    <w:rsid w:val="00C63395"/>
    <w:rsid w:val="00C645F7"/>
    <w:rsid w:val="00C66169"/>
    <w:rsid w:val="00C71632"/>
    <w:rsid w:val="00C71638"/>
    <w:rsid w:val="00C72D6A"/>
    <w:rsid w:val="00C74799"/>
    <w:rsid w:val="00C82DB0"/>
    <w:rsid w:val="00C82F46"/>
    <w:rsid w:val="00C83808"/>
    <w:rsid w:val="00C83C98"/>
    <w:rsid w:val="00C84EAA"/>
    <w:rsid w:val="00C851A6"/>
    <w:rsid w:val="00C8588B"/>
    <w:rsid w:val="00C86DE0"/>
    <w:rsid w:val="00C875CA"/>
    <w:rsid w:val="00C87C7F"/>
    <w:rsid w:val="00C90FAB"/>
    <w:rsid w:val="00C92465"/>
    <w:rsid w:val="00C92C37"/>
    <w:rsid w:val="00C92EFE"/>
    <w:rsid w:val="00C93C6A"/>
    <w:rsid w:val="00C94392"/>
    <w:rsid w:val="00C94A08"/>
    <w:rsid w:val="00C96F7D"/>
    <w:rsid w:val="00C9711C"/>
    <w:rsid w:val="00C97FDC"/>
    <w:rsid w:val="00CA1B93"/>
    <w:rsid w:val="00CA58DF"/>
    <w:rsid w:val="00CA6107"/>
    <w:rsid w:val="00CA6BE5"/>
    <w:rsid w:val="00CB0988"/>
    <w:rsid w:val="00CB1859"/>
    <w:rsid w:val="00CB2323"/>
    <w:rsid w:val="00CB38CE"/>
    <w:rsid w:val="00CB3A08"/>
    <w:rsid w:val="00CB56A7"/>
    <w:rsid w:val="00CB5BA7"/>
    <w:rsid w:val="00CB646A"/>
    <w:rsid w:val="00CB655B"/>
    <w:rsid w:val="00CB7190"/>
    <w:rsid w:val="00CC01B3"/>
    <w:rsid w:val="00CC0B97"/>
    <w:rsid w:val="00CC0F4B"/>
    <w:rsid w:val="00CC15F8"/>
    <w:rsid w:val="00CC1BDB"/>
    <w:rsid w:val="00CC316E"/>
    <w:rsid w:val="00CC42EE"/>
    <w:rsid w:val="00CC481E"/>
    <w:rsid w:val="00CC5F55"/>
    <w:rsid w:val="00CC78C3"/>
    <w:rsid w:val="00CC7AF7"/>
    <w:rsid w:val="00CD0AC2"/>
    <w:rsid w:val="00CD2B32"/>
    <w:rsid w:val="00CD355B"/>
    <w:rsid w:val="00CD41D7"/>
    <w:rsid w:val="00CD4D34"/>
    <w:rsid w:val="00CD537A"/>
    <w:rsid w:val="00CD54FA"/>
    <w:rsid w:val="00CD613C"/>
    <w:rsid w:val="00CD6F59"/>
    <w:rsid w:val="00CE165D"/>
    <w:rsid w:val="00CE329D"/>
    <w:rsid w:val="00CE41AD"/>
    <w:rsid w:val="00CE4F64"/>
    <w:rsid w:val="00CE5220"/>
    <w:rsid w:val="00CE5437"/>
    <w:rsid w:val="00CE58CA"/>
    <w:rsid w:val="00CE598C"/>
    <w:rsid w:val="00CE7477"/>
    <w:rsid w:val="00CF1787"/>
    <w:rsid w:val="00CF2681"/>
    <w:rsid w:val="00CF4052"/>
    <w:rsid w:val="00CF4430"/>
    <w:rsid w:val="00CF542F"/>
    <w:rsid w:val="00CF6D51"/>
    <w:rsid w:val="00D00906"/>
    <w:rsid w:val="00D01157"/>
    <w:rsid w:val="00D011E7"/>
    <w:rsid w:val="00D039F6"/>
    <w:rsid w:val="00D0798F"/>
    <w:rsid w:val="00D07ECC"/>
    <w:rsid w:val="00D1081E"/>
    <w:rsid w:val="00D10D19"/>
    <w:rsid w:val="00D1150B"/>
    <w:rsid w:val="00D11DAE"/>
    <w:rsid w:val="00D13417"/>
    <w:rsid w:val="00D14A58"/>
    <w:rsid w:val="00D14FF2"/>
    <w:rsid w:val="00D16EB7"/>
    <w:rsid w:val="00D234EE"/>
    <w:rsid w:val="00D2405C"/>
    <w:rsid w:val="00D24823"/>
    <w:rsid w:val="00D24B37"/>
    <w:rsid w:val="00D26128"/>
    <w:rsid w:val="00D308B5"/>
    <w:rsid w:val="00D30BAF"/>
    <w:rsid w:val="00D31E51"/>
    <w:rsid w:val="00D31F4E"/>
    <w:rsid w:val="00D32BB9"/>
    <w:rsid w:val="00D32DFF"/>
    <w:rsid w:val="00D33888"/>
    <w:rsid w:val="00D33BB7"/>
    <w:rsid w:val="00D349C0"/>
    <w:rsid w:val="00D356E1"/>
    <w:rsid w:val="00D36A48"/>
    <w:rsid w:val="00D36FD1"/>
    <w:rsid w:val="00D41B9F"/>
    <w:rsid w:val="00D43AB5"/>
    <w:rsid w:val="00D443D5"/>
    <w:rsid w:val="00D4534F"/>
    <w:rsid w:val="00D45D1A"/>
    <w:rsid w:val="00D45F77"/>
    <w:rsid w:val="00D47D87"/>
    <w:rsid w:val="00D50437"/>
    <w:rsid w:val="00D50532"/>
    <w:rsid w:val="00D50875"/>
    <w:rsid w:val="00D50D23"/>
    <w:rsid w:val="00D52013"/>
    <w:rsid w:val="00D521E7"/>
    <w:rsid w:val="00D534B7"/>
    <w:rsid w:val="00D54DCA"/>
    <w:rsid w:val="00D54FA8"/>
    <w:rsid w:val="00D55421"/>
    <w:rsid w:val="00D556DA"/>
    <w:rsid w:val="00D55AD6"/>
    <w:rsid w:val="00D566CD"/>
    <w:rsid w:val="00D56AD7"/>
    <w:rsid w:val="00D60797"/>
    <w:rsid w:val="00D62309"/>
    <w:rsid w:val="00D62E88"/>
    <w:rsid w:val="00D630AF"/>
    <w:rsid w:val="00D66DE9"/>
    <w:rsid w:val="00D70A15"/>
    <w:rsid w:val="00D719A0"/>
    <w:rsid w:val="00D7403F"/>
    <w:rsid w:val="00D7413F"/>
    <w:rsid w:val="00D77829"/>
    <w:rsid w:val="00D8111B"/>
    <w:rsid w:val="00D83C03"/>
    <w:rsid w:val="00D848B5"/>
    <w:rsid w:val="00D85301"/>
    <w:rsid w:val="00D86873"/>
    <w:rsid w:val="00D8715C"/>
    <w:rsid w:val="00D87E96"/>
    <w:rsid w:val="00D91B09"/>
    <w:rsid w:val="00D934C5"/>
    <w:rsid w:val="00D94B4A"/>
    <w:rsid w:val="00D94B7E"/>
    <w:rsid w:val="00D951AF"/>
    <w:rsid w:val="00D9523D"/>
    <w:rsid w:val="00D97490"/>
    <w:rsid w:val="00D97EE3"/>
    <w:rsid w:val="00DA0580"/>
    <w:rsid w:val="00DA2485"/>
    <w:rsid w:val="00DA2E93"/>
    <w:rsid w:val="00DA42D6"/>
    <w:rsid w:val="00DA4959"/>
    <w:rsid w:val="00DA6067"/>
    <w:rsid w:val="00DA6A03"/>
    <w:rsid w:val="00DA6FF8"/>
    <w:rsid w:val="00DB0409"/>
    <w:rsid w:val="00DB06CB"/>
    <w:rsid w:val="00DB0E32"/>
    <w:rsid w:val="00DB5A7F"/>
    <w:rsid w:val="00DB7BE1"/>
    <w:rsid w:val="00DC131B"/>
    <w:rsid w:val="00DC1672"/>
    <w:rsid w:val="00DC1D0D"/>
    <w:rsid w:val="00DC1F23"/>
    <w:rsid w:val="00DC2231"/>
    <w:rsid w:val="00DC2281"/>
    <w:rsid w:val="00DC2D80"/>
    <w:rsid w:val="00DC39B0"/>
    <w:rsid w:val="00DC51DB"/>
    <w:rsid w:val="00DC6442"/>
    <w:rsid w:val="00DC71BB"/>
    <w:rsid w:val="00DC75E6"/>
    <w:rsid w:val="00DC7CED"/>
    <w:rsid w:val="00DD0591"/>
    <w:rsid w:val="00DD17B6"/>
    <w:rsid w:val="00DD1D35"/>
    <w:rsid w:val="00DD1D67"/>
    <w:rsid w:val="00DD281D"/>
    <w:rsid w:val="00DD305E"/>
    <w:rsid w:val="00DD33EA"/>
    <w:rsid w:val="00DD3C07"/>
    <w:rsid w:val="00DD524F"/>
    <w:rsid w:val="00DD5725"/>
    <w:rsid w:val="00DD61ED"/>
    <w:rsid w:val="00DD74A8"/>
    <w:rsid w:val="00DE0D47"/>
    <w:rsid w:val="00DE2EDC"/>
    <w:rsid w:val="00DE4303"/>
    <w:rsid w:val="00DE44DD"/>
    <w:rsid w:val="00DE711C"/>
    <w:rsid w:val="00DF054F"/>
    <w:rsid w:val="00DF13EE"/>
    <w:rsid w:val="00DF2260"/>
    <w:rsid w:val="00DF28AE"/>
    <w:rsid w:val="00DF381B"/>
    <w:rsid w:val="00DF3B41"/>
    <w:rsid w:val="00DF3E0E"/>
    <w:rsid w:val="00DF5F5B"/>
    <w:rsid w:val="00DF5F87"/>
    <w:rsid w:val="00E0179E"/>
    <w:rsid w:val="00E035AE"/>
    <w:rsid w:val="00E04E21"/>
    <w:rsid w:val="00E05A09"/>
    <w:rsid w:val="00E05A12"/>
    <w:rsid w:val="00E109B0"/>
    <w:rsid w:val="00E113BF"/>
    <w:rsid w:val="00E11FC7"/>
    <w:rsid w:val="00E129D8"/>
    <w:rsid w:val="00E13342"/>
    <w:rsid w:val="00E134D3"/>
    <w:rsid w:val="00E16F26"/>
    <w:rsid w:val="00E1713D"/>
    <w:rsid w:val="00E20975"/>
    <w:rsid w:val="00E210BA"/>
    <w:rsid w:val="00E22584"/>
    <w:rsid w:val="00E2275D"/>
    <w:rsid w:val="00E231AA"/>
    <w:rsid w:val="00E23E37"/>
    <w:rsid w:val="00E247F3"/>
    <w:rsid w:val="00E27921"/>
    <w:rsid w:val="00E3001E"/>
    <w:rsid w:val="00E30168"/>
    <w:rsid w:val="00E3086A"/>
    <w:rsid w:val="00E310FA"/>
    <w:rsid w:val="00E32E13"/>
    <w:rsid w:val="00E35EE4"/>
    <w:rsid w:val="00E36CFA"/>
    <w:rsid w:val="00E43407"/>
    <w:rsid w:val="00E45677"/>
    <w:rsid w:val="00E457BE"/>
    <w:rsid w:val="00E5038B"/>
    <w:rsid w:val="00E509CA"/>
    <w:rsid w:val="00E532FA"/>
    <w:rsid w:val="00E54471"/>
    <w:rsid w:val="00E55006"/>
    <w:rsid w:val="00E556E6"/>
    <w:rsid w:val="00E57F49"/>
    <w:rsid w:val="00E61BB0"/>
    <w:rsid w:val="00E624EF"/>
    <w:rsid w:val="00E62D9B"/>
    <w:rsid w:val="00E62FEA"/>
    <w:rsid w:val="00E63C3B"/>
    <w:rsid w:val="00E6409C"/>
    <w:rsid w:val="00E65908"/>
    <w:rsid w:val="00E65B3B"/>
    <w:rsid w:val="00E65E6F"/>
    <w:rsid w:val="00E669FF"/>
    <w:rsid w:val="00E72599"/>
    <w:rsid w:val="00E72EF7"/>
    <w:rsid w:val="00E7339A"/>
    <w:rsid w:val="00E76782"/>
    <w:rsid w:val="00E76C3A"/>
    <w:rsid w:val="00E775FD"/>
    <w:rsid w:val="00E77EBF"/>
    <w:rsid w:val="00E865D4"/>
    <w:rsid w:val="00E875EB"/>
    <w:rsid w:val="00E91F5F"/>
    <w:rsid w:val="00E928BC"/>
    <w:rsid w:val="00E9516F"/>
    <w:rsid w:val="00E96F52"/>
    <w:rsid w:val="00EA0F4D"/>
    <w:rsid w:val="00EA242A"/>
    <w:rsid w:val="00EA3324"/>
    <w:rsid w:val="00EA36D6"/>
    <w:rsid w:val="00EA4C29"/>
    <w:rsid w:val="00EA5B50"/>
    <w:rsid w:val="00EA668C"/>
    <w:rsid w:val="00EA6829"/>
    <w:rsid w:val="00EA77F6"/>
    <w:rsid w:val="00EB0F62"/>
    <w:rsid w:val="00EB25DB"/>
    <w:rsid w:val="00EB4A3B"/>
    <w:rsid w:val="00EB511A"/>
    <w:rsid w:val="00EB7909"/>
    <w:rsid w:val="00EC0138"/>
    <w:rsid w:val="00EC081E"/>
    <w:rsid w:val="00EC11A6"/>
    <w:rsid w:val="00EC3654"/>
    <w:rsid w:val="00EC4C6D"/>
    <w:rsid w:val="00EC5CA0"/>
    <w:rsid w:val="00EC6021"/>
    <w:rsid w:val="00EC7BB2"/>
    <w:rsid w:val="00EC7D62"/>
    <w:rsid w:val="00ED0CBB"/>
    <w:rsid w:val="00ED159E"/>
    <w:rsid w:val="00ED18C3"/>
    <w:rsid w:val="00ED28EC"/>
    <w:rsid w:val="00ED2C82"/>
    <w:rsid w:val="00ED2D16"/>
    <w:rsid w:val="00ED3333"/>
    <w:rsid w:val="00ED585D"/>
    <w:rsid w:val="00ED655D"/>
    <w:rsid w:val="00ED6748"/>
    <w:rsid w:val="00ED6FC1"/>
    <w:rsid w:val="00EE3DAB"/>
    <w:rsid w:val="00EE4657"/>
    <w:rsid w:val="00EE5784"/>
    <w:rsid w:val="00EE5C35"/>
    <w:rsid w:val="00EE5D27"/>
    <w:rsid w:val="00EE78E1"/>
    <w:rsid w:val="00EF0F9D"/>
    <w:rsid w:val="00EF2634"/>
    <w:rsid w:val="00EF303E"/>
    <w:rsid w:val="00EF42E1"/>
    <w:rsid w:val="00EF4CB0"/>
    <w:rsid w:val="00EF666A"/>
    <w:rsid w:val="00EF692F"/>
    <w:rsid w:val="00EF701D"/>
    <w:rsid w:val="00F00CA5"/>
    <w:rsid w:val="00F0193F"/>
    <w:rsid w:val="00F01A63"/>
    <w:rsid w:val="00F01F08"/>
    <w:rsid w:val="00F05505"/>
    <w:rsid w:val="00F062A9"/>
    <w:rsid w:val="00F06750"/>
    <w:rsid w:val="00F06A54"/>
    <w:rsid w:val="00F1155D"/>
    <w:rsid w:val="00F15E49"/>
    <w:rsid w:val="00F160C8"/>
    <w:rsid w:val="00F16BB3"/>
    <w:rsid w:val="00F17129"/>
    <w:rsid w:val="00F20F4E"/>
    <w:rsid w:val="00F22A07"/>
    <w:rsid w:val="00F23147"/>
    <w:rsid w:val="00F232EE"/>
    <w:rsid w:val="00F2330B"/>
    <w:rsid w:val="00F24011"/>
    <w:rsid w:val="00F25407"/>
    <w:rsid w:val="00F254A1"/>
    <w:rsid w:val="00F26FB6"/>
    <w:rsid w:val="00F3203B"/>
    <w:rsid w:val="00F327C4"/>
    <w:rsid w:val="00F33333"/>
    <w:rsid w:val="00F350F5"/>
    <w:rsid w:val="00F36186"/>
    <w:rsid w:val="00F37580"/>
    <w:rsid w:val="00F375BA"/>
    <w:rsid w:val="00F379FF"/>
    <w:rsid w:val="00F401AE"/>
    <w:rsid w:val="00F4050A"/>
    <w:rsid w:val="00F406F5"/>
    <w:rsid w:val="00F424BF"/>
    <w:rsid w:val="00F42706"/>
    <w:rsid w:val="00F43D8E"/>
    <w:rsid w:val="00F446D1"/>
    <w:rsid w:val="00F44840"/>
    <w:rsid w:val="00F44B24"/>
    <w:rsid w:val="00F456C8"/>
    <w:rsid w:val="00F456F6"/>
    <w:rsid w:val="00F46B41"/>
    <w:rsid w:val="00F47A03"/>
    <w:rsid w:val="00F50A5E"/>
    <w:rsid w:val="00F513B0"/>
    <w:rsid w:val="00F528B6"/>
    <w:rsid w:val="00F5436B"/>
    <w:rsid w:val="00F548F7"/>
    <w:rsid w:val="00F56755"/>
    <w:rsid w:val="00F57629"/>
    <w:rsid w:val="00F60D36"/>
    <w:rsid w:val="00F624FB"/>
    <w:rsid w:val="00F626F3"/>
    <w:rsid w:val="00F62D60"/>
    <w:rsid w:val="00F634EC"/>
    <w:rsid w:val="00F63C2A"/>
    <w:rsid w:val="00F6434A"/>
    <w:rsid w:val="00F6482C"/>
    <w:rsid w:val="00F64FAC"/>
    <w:rsid w:val="00F6617C"/>
    <w:rsid w:val="00F667F1"/>
    <w:rsid w:val="00F67150"/>
    <w:rsid w:val="00F67DE6"/>
    <w:rsid w:val="00F719A4"/>
    <w:rsid w:val="00F7232D"/>
    <w:rsid w:val="00F7350E"/>
    <w:rsid w:val="00F73C5D"/>
    <w:rsid w:val="00F73D91"/>
    <w:rsid w:val="00F76004"/>
    <w:rsid w:val="00F81555"/>
    <w:rsid w:val="00F84A4F"/>
    <w:rsid w:val="00F8527F"/>
    <w:rsid w:val="00F862CC"/>
    <w:rsid w:val="00F864EB"/>
    <w:rsid w:val="00F93BE1"/>
    <w:rsid w:val="00F95A28"/>
    <w:rsid w:val="00F95F0A"/>
    <w:rsid w:val="00F96C66"/>
    <w:rsid w:val="00F97C1F"/>
    <w:rsid w:val="00F97F8A"/>
    <w:rsid w:val="00FA0753"/>
    <w:rsid w:val="00FA188D"/>
    <w:rsid w:val="00FA432C"/>
    <w:rsid w:val="00FA4852"/>
    <w:rsid w:val="00FA5FC9"/>
    <w:rsid w:val="00FA6A8E"/>
    <w:rsid w:val="00FA740D"/>
    <w:rsid w:val="00FA7814"/>
    <w:rsid w:val="00FA7816"/>
    <w:rsid w:val="00FA7A82"/>
    <w:rsid w:val="00FA7CD2"/>
    <w:rsid w:val="00FB0335"/>
    <w:rsid w:val="00FB0CAA"/>
    <w:rsid w:val="00FB1CE2"/>
    <w:rsid w:val="00FB33EB"/>
    <w:rsid w:val="00FB3602"/>
    <w:rsid w:val="00FB3FF3"/>
    <w:rsid w:val="00FB4484"/>
    <w:rsid w:val="00FB4A58"/>
    <w:rsid w:val="00FB5C01"/>
    <w:rsid w:val="00FB6304"/>
    <w:rsid w:val="00FB7CB1"/>
    <w:rsid w:val="00FC00F8"/>
    <w:rsid w:val="00FC057D"/>
    <w:rsid w:val="00FC1BB1"/>
    <w:rsid w:val="00FC210D"/>
    <w:rsid w:val="00FC33A8"/>
    <w:rsid w:val="00FC3528"/>
    <w:rsid w:val="00FC5780"/>
    <w:rsid w:val="00FC5F32"/>
    <w:rsid w:val="00FC7D1A"/>
    <w:rsid w:val="00FD07B9"/>
    <w:rsid w:val="00FD08D3"/>
    <w:rsid w:val="00FD0A5E"/>
    <w:rsid w:val="00FD0C12"/>
    <w:rsid w:val="00FD2DF6"/>
    <w:rsid w:val="00FD3C85"/>
    <w:rsid w:val="00FD5F7C"/>
    <w:rsid w:val="00FD6090"/>
    <w:rsid w:val="00FE347B"/>
    <w:rsid w:val="00FE43CD"/>
    <w:rsid w:val="00FE53CF"/>
    <w:rsid w:val="00FE64FB"/>
    <w:rsid w:val="00FE74F5"/>
    <w:rsid w:val="00FF00F2"/>
    <w:rsid w:val="00FF1788"/>
    <w:rsid w:val="00FF19EE"/>
    <w:rsid w:val="00FF1CE1"/>
    <w:rsid w:val="00FF3235"/>
    <w:rsid w:val="00FF3A6F"/>
    <w:rsid w:val="00FF7075"/>
    <w:rsid w:val="00FF75CA"/>
    <w:rsid w:val="00FF7E85"/>
    <w:rsid w:val="01503397"/>
    <w:rsid w:val="015E463E"/>
    <w:rsid w:val="01629B94"/>
    <w:rsid w:val="017484DC"/>
    <w:rsid w:val="01803369"/>
    <w:rsid w:val="018BC3C1"/>
    <w:rsid w:val="01B2E26E"/>
    <w:rsid w:val="0215F416"/>
    <w:rsid w:val="023E9274"/>
    <w:rsid w:val="025D9900"/>
    <w:rsid w:val="0265D72C"/>
    <w:rsid w:val="02AB727B"/>
    <w:rsid w:val="02E8E9D3"/>
    <w:rsid w:val="02FC49FE"/>
    <w:rsid w:val="0304A1C7"/>
    <w:rsid w:val="031F243C"/>
    <w:rsid w:val="03260C0F"/>
    <w:rsid w:val="03467B38"/>
    <w:rsid w:val="035B3B14"/>
    <w:rsid w:val="036D3D51"/>
    <w:rsid w:val="03F87435"/>
    <w:rsid w:val="0436C081"/>
    <w:rsid w:val="04384DF8"/>
    <w:rsid w:val="045368DD"/>
    <w:rsid w:val="047D942A"/>
    <w:rsid w:val="04B4AC19"/>
    <w:rsid w:val="04DE22A2"/>
    <w:rsid w:val="04F1292F"/>
    <w:rsid w:val="05065A7A"/>
    <w:rsid w:val="0521EADE"/>
    <w:rsid w:val="0524E46B"/>
    <w:rsid w:val="056A6DC7"/>
    <w:rsid w:val="0579933F"/>
    <w:rsid w:val="0580CAFA"/>
    <w:rsid w:val="05AA6F73"/>
    <w:rsid w:val="05B21AF7"/>
    <w:rsid w:val="05BA29C6"/>
    <w:rsid w:val="05DABD06"/>
    <w:rsid w:val="05DBDF47"/>
    <w:rsid w:val="05ED5C8A"/>
    <w:rsid w:val="0601B454"/>
    <w:rsid w:val="061E3639"/>
    <w:rsid w:val="06271396"/>
    <w:rsid w:val="062CA012"/>
    <w:rsid w:val="0632C849"/>
    <w:rsid w:val="0655D27A"/>
    <w:rsid w:val="067AE51A"/>
    <w:rsid w:val="0684D614"/>
    <w:rsid w:val="06B0FE07"/>
    <w:rsid w:val="06E2EEF1"/>
    <w:rsid w:val="0705B849"/>
    <w:rsid w:val="070C39C3"/>
    <w:rsid w:val="073C63AB"/>
    <w:rsid w:val="0776813E"/>
    <w:rsid w:val="077E69A9"/>
    <w:rsid w:val="07A87EF2"/>
    <w:rsid w:val="07A963B2"/>
    <w:rsid w:val="07AFC886"/>
    <w:rsid w:val="07D5D230"/>
    <w:rsid w:val="07F0656D"/>
    <w:rsid w:val="07F40103"/>
    <w:rsid w:val="082B958A"/>
    <w:rsid w:val="0836BE30"/>
    <w:rsid w:val="084A2800"/>
    <w:rsid w:val="085431D0"/>
    <w:rsid w:val="088F6751"/>
    <w:rsid w:val="089B4D15"/>
    <w:rsid w:val="08A01926"/>
    <w:rsid w:val="08D79ED5"/>
    <w:rsid w:val="08FE0927"/>
    <w:rsid w:val="0907DA26"/>
    <w:rsid w:val="0920CBB7"/>
    <w:rsid w:val="0987CE31"/>
    <w:rsid w:val="098D61CF"/>
    <w:rsid w:val="09A4A3C8"/>
    <w:rsid w:val="0A4DBC8A"/>
    <w:rsid w:val="0A53442A"/>
    <w:rsid w:val="0A6A76F4"/>
    <w:rsid w:val="0AA10AE3"/>
    <w:rsid w:val="0AE155A1"/>
    <w:rsid w:val="0B40B7FF"/>
    <w:rsid w:val="0B5B562E"/>
    <w:rsid w:val="0B908ECC"/>
    <w:rsid w:val="0B9C9BE2"/>
    <w:rsid w:val="0BA98A8A"/>
    <w:rsid w:val="0BF4ACAD"/>
    <w:rsid w:val="0C3FC4F9"/>
    <w:rsid w:val="0C48293C"/>
    <w:rsid w:val="0C97AEE3"/>
    <w:rsid w:val="0CEDF850"/>
    <w:rsid w:val="0CF58041"/>
    <w:rsid w:val="0D6E661A"/>
    <w:rsid w:val="0D7BA48F"/>
    <w:rsid w:val="0D98788C"/>
    <w:rsid w:val="0DB127CF"/>
    <w:rsid w:val="0DFB23E7"/>
    <w:rsid w:val="0E424432"/>
    <w:rsid w:val="0E7A51B2"/>
    <w:rsid w:val="0EA9A65C"/>
    <w:rsid w:val="0ED3CF28"/>
    <w:rsid w:val="0F0081EE"/>
    <w:rsid w:val="0F16D650"/>
    <w:rsid w:val="0F19153E"/>
    <w:rsid w:val="0F2DFE46"/>
    <w:rsid w:val="0F41C628"/>
    <w:rsid w:val="0F9BD06B"/>
    <w:rsid w:val="1021553E"/>
    <w:rsid w:val="1066A461"/>
    <w:rsid w:val="106C68B8"/>
    <w:rsid w:val="1078056E"/>
    <w:rsid w:val="10794806"/>
    <w:rsid w:val="1098493F"/>
    <w:rsid w:val="10B3F5E5"/>
    <w:rsid w:val="10C2BE37"/>
    <w:rsid w:val="10D25074"/>
    <w:rsid w:val="10DD3FB6"/>
    <w:rsid w:val="10F4A895"/>
    <w:rsid w:val="1144FFAF"/>
    <w:rsid w:val="114AE461"/>
    <w:rsid w:val="114C4A0B"/>
    <w:rsid w:val="1160BC2C"/>
    <w:rsid w:val="116CD655"/>
    <w:rsid w:val="11710AC8"/>
    <w:rsid w:val="118C9A27"/>
    <w:rsid w:val="1190E72D"/>
    <w:rsid w:val="11CDDB4F"/>
    <w:rsid w:val="11CF2304"/>
    <w:rsid w:val="1212D282"/>
    <w:rsid w:val="125CBD6B"/>
    <w:rsid w:val="12893087"/>
    <w:rsid w:val="12E95865"/>
    <w:rsid w:val="12FC1C0E"/>
    <w:rsid w:val="13398712"/>
    <w:rsid w:val="136AF98B"/>
    <w:rsid w:val="1398CF65"/>
    <w:rsid w:val="13F0CF6D"/>
    <w:rsid w:val="1403A53D"/>
    <w:rsid w:val="14190A82"/>
    <w:rsid w:val="142A1104"/>
    <w:rsid w:val="147AAE81"/>
    <w:rsid w:val="148B26EB"/>
    <w:rsid w:val="14CB6F2F"/>
    <w:rsid w:val="14CD9DD2"/>
    <w:rsid w:val="14E479F0"/>
    <w:rsid w:val="14F20EF9"/>
    <w:rsid w:val="150F739C"/>
    <w:rsid w:val="153A8BFA"/>
    <w:rsid w:val="153F8F50"/>
    <w:rsid w:val="154C2158"/>
    <w:rsid w:val="154FB45E"/>
    <w:rsid w:val="155471EA"/>
    <w:rsid w:val="155E3C47"/>
    <w:rsid w:val="157879B5"/>
    <w:rsid w:val="157F1101"/>
    <w:rsid w:val="15977FB0"/>
    <w:rsid w:val="15D357D6"/>
    <w:rsid w:val="16109213"/>
    <w:rsid w:val="161178F8"/>
    <w:rsid w:val="161223EC"/>
    <w:rsid w:val="16245D9E"/>
    <w:rsid w:val="164D4D42"/>
    <w:rsid w:val="1677F3A8"/>
    <w:rsid w:val="16B91B04"/>
    <w:rsid w:val="16C2F49E"/>
    <w:rsid w:val="16D74BB8"/>
    <w:rsid w:val="16E329DF"/>
    <w:rsid w:val="16EADD36"/>
    <w:rsid w:val="16EE06F7"/>
    <w:rsid w:val="17259111"/>
    <w:rsid w:val="1759CE5F"/>
    <w:rsid w:val="178B83BC"/>
    <w:rsid w:val="17DA28D9"/>
    <w:rsid w:val="17DAB0D5"/>
    <w:rsid w:val="17E273F6"/>
    <w:rsid w:val="1807683C"/>
    <w:rsid w:val="1807E21A"/>
    <w:rsid w:val="18097579"/>
    <w:rsid w:val="180C4A38"/>
    <w:rsid w:val="1810F570"/>
    <w:rsid w:val="181B52C4"/>
    <w:rsid w:val="1873DB19"/>
    <w:rsid w:val="189F509D"/>
    <w:rsid w:val="190F6931"/>
    <w:rsid w:val="1918128A"/>
    <w:rsid w:val="19260A77"/>
    <w:rsid w:val="19627991"/>
    <w:rsid w:val="1979400E"/>
    <w:rsid w:val="1984D885"/>
    <w:rsid w:val="199F3288"/>
    <w:rsid w:val="19A047E5"/>
    <w:rsid w:val="19B8C7D4"/>
    <w:rsid w:val="19C2C2C9"/>
    <w:rsid w:val="19F1DE70"/>
    <w:rsid w:val="1A1616FC"/>
    <w:rsid w:val="1A41027E"/>
    <w:rsid w:val="1A4F980A"/>
    <w:rsid w:val="1A5E8FA2"/>
    <w:rsid w:val="1A623D41"/>
    <w:rsid w:val="1A6E7F01"/>
    <w:rsid w:val="1A92BFBC"/>
    <w:rsid w:val="1AC94589"/>
    <w:rsid w:val="1AD887FF"/>
    <w:rsid w:val="1AE3C344"/>
    <w:rsid w:val="1AF0470B"/>
    <w:rsid w:val="1AFD3405"/>
    <w:rsid w:val="1B1DE610"/>
    <w:rsid w:val="1B1DF294"/>
    <w:rsid w:val="1B38E810"/>
    <w:rsid w:val="1B64EB6E"/>
    <w:rsid w:val="1B7644B7"/>
    <w:rsid w:val="1B9CEC93"/>
    <w:rsid w:val="1BBF30C6"/>
    <w:rsid w:val="1C792191"/>
    <w:rsid w:val="1C7DD6C0"/>
    <w:rsid w:val="1C8FC07C"/>
    <w:rsid w:val="1CA50E2B"/>
    <w:rsid w:val="1D3ABD9B"/>
    <w:rsid w:val="1D6B22E7"/>
    <w:rsid w:val="1DAB7895"/>
    <w:rsid w:val="1DF07C21"/>
    <w:rsid w:val="1E10DB9A"/>
    <w:rsid w:val="1E20F770"/>
    <w:rsid w:val="1E2E7362"/>
    <w:rsid w:val="1E3DC204"/>
    <w:rsid w:val="1E409A43"/>
    <w:rsid w:val="1E447577"/>
    <w:rsid w:val="1E44A8D7"/>
    <w:rsid w:val="1E5D3BB9"/>
    <w:rsid w:val="1E8B5175"/>
    <w:rsid w:val="1EDE9CD9"/>
    <w:rsid w:val="1EE5931A"/>
    <w:rsid w:val="1EFA0742"/>
    <w:rsid w:val="1F06AA6B"/>
    <w:rsid w:val="1F29E89D"/>
    <w:rsid w:val="1F4D7405"/>
    <w:rsid w:val="1F4ED255"/>
    <w:rsid w:val="1FCD5F0D"/>
    <w:rsid w:val="1FF0D55F"/>
    <w:rsid w:val="1FF83F2A"/>
    <w:rsid w:val="2005BCE4"/>
    <w:rsid w:val="2006518C"/>
    <w:rsid w:val="200B1656"/>
    <w:rsid w:val="204B3A42"/>
    <w:rsid w:val="207896C1"/>
    <w:rsid w:val="20D9379A"/>
    <w:rsid w:val="20FC6ACD"/>
    <w:rsid w:val="210F55E2"/>
    <w:rsid w:val="2110EB7B"/>
    <w:rsid w:val="211E47FA"/>
    <w:rsid w:val="216EB746"/>
    <w:rsid w:val="2186DE21"/>
    <w:rsid w:val="2193BABE"/>
    <w:rsid w:val="219B517A"/>
    <w:rsid w:val="21AC18B4"/>
    <w:rsid w:val="21C22A34"/>
    <w:rsid w:val="21CBB3AD"/>
    <w:rsid w:val="21E4295E"/>
    <w:rsid w:val="21E79DDF"/>
    <w:rsid w:val="221B0422"/>
    <w:rsid w:val="222D5A3F"/>
    <w:rsid w:val="2350DED1"/>
    <w:rsid w:val="23BB8D09"/>
    <w:rsid w:val="23BD97DF"/>
    <w:rsid w:val="23C0B254"/>
    <w:rsid w:val="23CC4DB8"/>
    <w:rsid w:val="23CD8811"/>
    <w:rsid w:val="23DD5DD3"/>
    <w:rsid w:val="23EB1209"/>
    <w:rsid w:val="23F33A90"/>
    <w:rsid w:val="23FBAB83"/>
    <w:rsid w:val="24471D4C"/>
    <w:rsid w:val="249B7BE6"/>
    <w:rsid w:val="249C23BD"/>
    <w:rsid w:val="24A827A8"/>
    <w:rsid w:val="24A9FAF2"/>
    <w:rsid w:val="24B379F2"/>
    <w:rsid w:val="24C82EAC"/>
    <w:rsid w:val="24F5CC4E"/>
    <w:rsid w:val="24F62A03"/>
    <w:rsid w:val="255DB72E"/>
    <w:rsid w:val="25897F90"/>
    <w:rsid w:val="25B05981"/>
    <w:rsid w:val="25B2BF55"/>
    <w:rsid w:val="25D0DA29"/>
    <w:rsid w:val="261F2993"/>
    <w:rsid w:val="26289133"/>
    <w:rsid w:val="2667C253"/>
    <w:rsid w:val="268CCB58"/>
    <w:rsid w:val="26ACE1B3"/>
    <w:rsid w:val="26F2B584"/>
    <w:rsid w:val="272B4175"/>
    <w:rsid w:val="27969E07"/>
    <w:rsid w:val="27E402AE"/>
    <w:rsid w:val="28180556"/>
    <w:rsid w:val="282CD885"/>
    <w:rsid w:val="285F68B0"/>
    <w:rsid w:val="2911AA26"/>
    <w:rsid w:val="2947ECDA"/>
    <w:rsid w:val="29839FA8"/>
    <w:rsid w:val="2992E83A"/>
    <w:rsid w:val="29BAAB15"/>
    <w:rsid w:val="2A0E3B04"/>
    <w:rsid w:val="2A4C98F7"/>
    <w:rsid w:val="2A5F37B7"/>
    <w:rsid w:val="2A638D15"/>
    <w:rsid w:val="2A7E8BCC"/>
    <w:rsid w:val="2A89905A"/>
    <w:rsid w:val="2ABACE98"/>
    <w:rsid w:val="2AC5D163"/>
    <w:rsid w:val="2AF0F505"/>
    <w:rsid w:val="2B0A9797"/>
    <w:rsid w:val="2B10E6F7"/>
    <w:rsid w:val="2B53F2BD"/>
    <w:rsid w:val="2B581308"/>
    <w:rsid w:val="2B647497"/>
    <w:rsid w:val="2B72379E"/>
    <w:rsid w:val="2B7D6D28"/>
    <w:rsid w:val="2B86779B"/>
    <w:rsid w:val="2B90D360"/>
    <w:rsid w:val="2B921C9E"/>
    <w:rsid w:val="2BB08121"/>
    <w:rsid w:val="2BBE8E8E"/>
    <w:rsid w:val="2BE897AD"/>
    <w:rsid w:val="2BF3914C"/>
    <w:rsid w:val="2C8E49CD"/>
    <w:rsid w:val="2CBFDF82"/>
    <w:rsid w:val="2CD1139B"/>
    <w:rsid w:val="2CE2BB5D"/>
    <w:rsid w:val="2CEE24D4"/>
    <w:rsid w:val="2D24CB9E"/>
    <w:rsid w:val="2D35CD32"/>
    <w:rsid w:val="2D523D8C"/>
    <w:rsid w:val="2D77FE9F"/>
    <w:rsid w:val="2DB6B111"/>
    <w:rsid w:val="2DB6D7D1"/>
    <w:rsid w:val="2DB99038"/>
    <w:rsid w:val="2DD74201"/>
    <w:rsid w:val="2E57B3CE"/>
    <w:rsid w:val="2EA05B1A"/>
    <w:rsid w:val="2EA8C158"/>
    <w:rsid w:val="2EAEA18C"/>
    <w:rsid w:val="2F0AB390"/>
    <w:rsid w:val="2F1BE852"/>
    <w:rsid w:val="2F3393F7"/>
    <w:rsid w:val="2F5EA804"/>
    <w:rsid w:val="2F7A5551"/>
    <w:rsid w:val="2FCD5779"/>
    <w:rsid w:val="2FFDC8F5"/>
    <w:rsid w:val="3007220D"/>
    <w:rsid w:val="3014D2B8"/>
    <w:rsid w:val="303DE488"/>
    <w:rsid w:val="3049CB5B"/>
    <w:rsid w:val="304EF100"/>
    <w:rsid w:val="3061E833"/>
    <w:rsid w:val="306A8B90"/>
    <w:rsid w:val="311A1E6A"/>
    <w:rsid w:val="314CD343"/>
    <w:rsid w:val="3164B62C"/>
    <w:rsid w:val="3167B80F"/>
    <w:rsid w:val="31717C53"/>
    <w:rsid w:val="31F8E3D0"/>
    <w:rsid w:val="32089ACC"/>
    <w:rsid w:val="32112979"/>
    <w:rsid w:val="321560B9"/>
    <w:rsid w:val="3239CCDE"/>
    <w:rsid w:val="324A8CE3"/>
    <w:rsid w:val="32639E7C"/>
    <w:rsid w:val="3269BC64"/>
    <w:rsid w:val="327281D7"/>
    <w:rsid w:val="328CBD6D"/>
    <w:rsid w:val="3297992E"/>
    <w:rsid w:val="32BA3E68"/>
    <w:rsid w:val="32C87B61"/>
    <w:rsid w:val="32DEB134"/>
    <w:rsid w:val="32E434B5"/>
    <w:rsid w:val="32FC8EE6"/>
    <w:rsid w:val="3310D3A5"/>
    <w:rsid w:val="33128F71"/>
    <w:rsid w:val="333387D0"/>
    <w:rsid w:val="339CC0F9"/>
    <w:rsid w:val="33B408C4"/>
    <w:rsid w:val="33C9E9D6"/>
    <w:rsid w:val="33CFFCE9"/>
    <w:rsid w:val="340DB5B8"/>
    <w:rsid w:val="3426CD77"/>
    <w:rsid w:val="345328BE"/>
    <w:rsid w:val="349AD53E"/>
    <w:rsid w:val="34A251D9"/>
    <w:rsid w:val="34B47C10"/>
    <w:rsid w:val="34C4DA5B"/>
    <w:rsid w:val="34E166E6"/>
    <w:rsid w:val="355D9C7E"/>
    <w:rsid w:val="3584C1C1"/>
    <w:rsid w:val="35963879"/>
    <w:rsid w:val="35B5B65C"/>
    <w:rsid w:val="35FB01D3"/>
    <w:rsid w:val="36007793"/>
    <w:rsid w:val="362AE810"/>
    <w:rsid w:val="365043B6"/>
    <w:rsid w:val="36C824D5"/>
    <w:rsid w:val="36D38434"/>
    <w:rsid w:val="36E46B88"/>
    <w:rsid w:val="36EB82CD"/>
    <w:rsid w:val="370042D3"/>
    <w:rsid w:val="370E676F"/>
    <w:rsid w:val="3718C0B8"/>
    <w:rsid w:val="3727CE11"/>
    <w:rsid w:val="372E6D88"/>
    <w:rsid w:val="376EAB79"/>
    <w:rsid w:val="380CEBCA"/>
    <w:rsid w:val="381AA174"/>
    <w:rsid w:val="381EA5FF"/>
    <w:rsid w:val="3823C3C2"/>
    <w:rsid w:val="3827D29E"/>
    <w:rsid w:val="38584CF7"/>
    <w:rsid w:val="386F13E9"/>
    <w:rsid w:val="388FF83F"/>
    <w:rsid w:val="38AAF297"/>
    <w:rsid w:val="38C540C8"/>
    <w:rsid w:val="38EC980E"/>
    <w:rsid w:val="38FCB446"/>
    <w:rsid w:val="39175C77"/>
    <w:rsid w:val="393B92CC"/>
    <w:rsid w:val="3987D89A"/>
    <w:rsid w:val="398B9B1A"/>
    <w:rsid w:val="39BB58F7"/>
    <w:rsid w:val="3A3A4F6F"/>
    <w:rsid w:val="3A80AB56"/>
    <w:rsid w:val="3AC5DE92"/>
    <w:rsid w:val="3B0E8628"/>
    <w:rsid w:val="3B2F1F80"/>
    <w:rsid w:val="3B4015F6"/>
    <w:rsid w:val="3B4B7535"/>
    <w:rsid w:val="3B53DF69"/>
    <w:rsid w:val="3B561209"/>
    <w:rsid w:val="3B629C14"/>
    <w:rsid w:val="3B72A5C2"/>
    <w:rsid w:val="3B7A617C"/>
    <w:rsid w:val="3BC8CB76"/>
    <w:rsid w:val="3BD791B5"/>
    <w:rsid w:val="3BFBD581"/>
    <w:rsid w:val="3C17C744"/>
    <w:rsid w:val="3C30B325"/>
    <w:rsid w:val="3C832FB2"/>
    <w:rsid w:val="3CAB7A2B"/>
    <w:rsid w:val="3CD0FF33"/>
    <w:rsid w:val="3CEC1C9E"/>
    <w:rsid w:val="3D3F9365"/>
    <w:rsid w:val="3D43EBC3"/>
    <w:rsid w:val="3D4DDA75"/>
    <w:rsid w:val="3D51091B"/>
    <w:rsid w:val="3D53FD85"/>
    <w:rsid w:val="3D571AA0"/>
    <w:rsid w:val="3D6A8063"/>
    <w:rsid w:val="3D968537"/>
    <w:rsid w:val="3DABCC46"/>
    <w:rsid w:val="3DFB1097"/>
    <w:rsid w:val="3E1C6A31"/>
    <w:rsid w:val="3E369202"/>
    <w:rsid w:val="3E4220DF"/>
    <w:rsid w:val="3E42CF54"/>
    <w:rsid w:val="3E5A41C3"/>
    <w:rsid w:val="3E6AEADA"/>
    <w:rsid w:val="3E6C2CD3"/>
    <w:rsid w:val="3E776737"/>
    <w:rsid w:val="3E8BA8F1"/>
    <w:rsid w:val="3EB2F705"/>
    <w:rsid w:val="3EB7D04D"/>
    <w:rsid w:val="3ECB8D62"/>
    <w:rsid w:val="3EE591E4"/>
    <w:rsid w:val="3EF0AC41"/>
    <w:rsid w:val="3F81FF45"/>
    <w:rsid w:val="3F89BB60"/>
    <w:rsid w:val="3FA12718"/>
    <w:rsid w:val="3FB84485"/>
    <w:rsid w:val="3FBC5AE7"/>
    <w:rsid w:val="3FC2428A"/>
    <w:rsid w:val="3FECEA7E"/>
    <w:rsid w:val="401F9D6E"/>
    <w:rsid w:val="408F97D3"/>
    <w:rsid w:val="4096581A"/>
    <w:rsid w:val="409A6C0E"/>
    <w:rsid w:val="409D5FCB"/>
    <w:rsid w:val="40DC75F2"/>
    <w:rsid w:val="40DD794B"/>
    <w:rsid w:val="40F840A8"/>
    <w:rsid w:val="4149A538"/>
    <w:rsid w:val="41507E6A"/>
    <w:rsid w:val="416F52D0"/>
    <w:rsid w:val="41ACABF1"/>
    <w:rsid w:val="41BC29C8"/>
    <w:rsid w:val="41CD0B86"/>
    <w:rsid w:val="41E0A435"/>
    <w:rsid w:val="41F61AC2"/>
    <w:rsid w:val="42703DA1"/>
    <w:rsid w:val="42820039"/>
    <w:rsid w:val="42AD7099"/>
    <w:rsid w:val="42B96DDC"/>
    <w:rsid w:val="42BB3AA7"/>
    <w:rsid w:val="42EA4567"/>
    <w:rsid w:val="42F64D0F"/>
    <w:rsid w:val="4304C7E8"/>
    <w:rsid w:val="433CB4D4"/>
    <w:rsid w:val="434D906A"/>
    <w:rsid w:val="4363563A"/>
    <w:rsid w:val="436D78FB"/>
    <w:rsid w:val="43890CE7"/>
    <w:rsid w:val="43954A0D"/>
    <w:rsid w:val="43F1769D"/>
    <w:rsid w:val="44116386"/>
    <w:rsid w:val="441C094D"/>
    <w:rsid w:val="4431042A"/>
    <w:rsid w:val="444A5F00"/>
    <w:rsid w:val="4468DF91"/>
    <w:rsid w:val="44690D1F"/>
    <w:rsid w:val="44875EB4"/>
    <w:rsid w:val="44C27B57"/>
    <w:rsid w:val="44C7AAED"/>
    <w:rsid w:val="44D95B61"/>
    <w:rsid w:val="4520EC18"/>
    <w:rsid w:val="45297036"/>
    <w:rsid w:val="4577B31C"/>
    <w:rsid w:val="45958666"/>
    <w:rsid w:val="45CFA50A"/>
    <w:rsid w:val="45F08334"/>
    <w:rsid w:val="46382C39"/>
    <w:rsid w:val="4678A212"/>
    <w:rsid w:val="46D886A9"/>
    <w:rsid w:val="47000182"/>
    <w:rsid w:val="473814F3"/>
    <w:rsid w:val="47401AE4"/>
    <w:rsid w:val="47738724"/>
    <w:rsid w:val="47A2DD30"/>
    <w:rsid w:val="47CC7E9B"/>
    <w:rsid w:val="47F032B8"/>
    <w:rsid w:val="47FA0ED5"/>
    <w:rsid w:val="480282E0"/>
    <w:rsid w:val="4844D0AF"/>
    <w:rsid w:val="48B3A62E"/>
    <w:rsid w:val="4927279B"/>
    <w:rsid w:val="494B05EE"/>
    <w:rsid w:val="49589197"/>
    <w:rsid w:val="497414B3"/>
    <w:rsid w:val="4976E379"/>
    <w:rsid w:val="499DE2FF"/>
    <w:rsid w:val="49B20738"/>
    <w:rsid w:val="49D40604"/>
    <w:rsid w:val="49FAACAC"/>
    <w:rsid w:val="4A0F94C5"/>
    <w:rsid w:val="4A25A2CD"/>
    <w:rsid w:val="4A56959E"/>
    <w:rsid w:val="4A722796"/>
    <w:rsid w:val="4A75EAE0"/>
    <w:rsid w:val="4AAB1F0F"/>
    <w:rsid w:val="4ABC49BA"/>
    <w:rsid w:val="4B214689"/>
    <w:rsid w:val="4B3AB24E"/>
    <w:rsid w:val="4B3C1592"/>
    <w:rsid w:val="4B5F68A4"/>
    <w:rsid w:val="4B95328E"/>
    <w:rsid w:val="4BB60BB9"/>
    <w:rsid w:val="4BCA971F"/>
    <w:rsid w:val="4BECC115"/>
    <w:rsid w:val="4C6CDBCF"/>
    <w:rsid w:val="4C76D879"/>
    <w:rsid w:val="4C9D795F"/>
    <w:rsid w:val="4CA1F8BD"/>
    <w:rsid w:val="4CF48514"/>
    <w:rsid w:val="4D01FDA0"/>
    <w:rsid w:val="4D05DEC5"/>
    <w:rsid w:val="4D06B42E"/>
    <w:rsid w:val="4D16FF5A"/>
    <w:rsid w:val="4D4B9B9B"/>
    <w:rsid w:val="4D4DCC19"/>
    <w:rsid w:val="4D69E6D2"/>
    <w:rsid w:val="4D9DA59F"/>
    <w:rsid w:val="4DB061EF"/>
    <w:rsid w:val="4DD375BF"/>
    <w:rsid w:val="4DD7D066"/>
    <w:rsid w:val="4DE72319"/>
    <w:rsid w:val="4E0869BC"/>
    <w:rsid w:val="4E0F3BD0"/>
    <w:rsid w:val="4E4FD0D2"/>
    <w:rsid w:val="4E9C927B"/>
    <w:rsid w:val="4EA43FAC"/>
    <w:rsid w:val="4EBA1DE3"/>
    <w:rsid w:val="4ECE4E0E"/>
    <w:rsid w:val="4EF30D3F"/>
    <w:rsid w:val="4EF3792C"/>
    <w:rsid w:val="4F4F3123"/>
    <w:rsid w:val="4F552385"/>
    <w:rsid w:val="4F9DB97C"/>
    <w:rsid w:val="4FA89000"/>
    <w:rsid w:val="4FFACCBA"/>
    <w:rsid w:val="501C3179"/>
    <w:rsid w:val="503A522A"/>
    <w:rsid w:val="505652B6"/>
    <w:rsid w:val="508059D2"/>
    <w:rsid w:val="50958C9E"/>
    <w:rsid w:val="50A9439E"/>
    <w:rsid w:val="50A9D292"/>
    <w:rsid w:val="50BC2735"/>
    <w:rsid w:val="50C915B2"/>
    <w:rsid w:val="50CC954F"/>
    <w:rsid w:val="51142AFD"/>
    <w:rsid w:val="514FDE19"/>
    <w:rsid w:val="518E4CE0"/>
    <w:rsid w:val="518FF829"/>
    <w:rsid w:val="5199B0A7"/>
    <w:rsid w:val="51BFA74D"/>
    <w:rsid w:val="520E1E8C"/>
    <w:rsid w:val="5242E5AB"/>
    <w:rsid w:val="524D61EE"/>
    <w:rsid w:val="52550EBA"/>
    <w:rsid w:val="5262F943"/>
    <w:rsid w:val="528E477C"/>
    <w:rsid w:val="529C3C9B"/>
    <w:rsid w:val="52D0B636"/>
    <w:rsid w:val="531238BA"/>
    <w:rsid w:val="532072FC"/>
    <w:rsid w:val="534C23AB"/>
    <w:rsid w:val="537F85A3"/>
    <w:rsid w:val="53A07918"/>
    <w:rsid w:val="5429B749"/>
    <w:rsid w:val="54492FCB"/>
    <w:rsid w:val="54610EC7"/>
    <w:rsid w:val="5468F446"/>
    <w:rsid w:val="546D8562"/>
    <w:rsid w:val="5473A0FC"/>
    <w:rsid w:val="547D7B58"/>
    <w:rsid w:val="550EE8B5"/>
    <w:rsid w:val="550FF741"/>
    <w:rsid w:val="5511668B"/>
    <w:rsid w:val="5512CF48"/>
    <w:rsid w:val="55341D4F"/>
    <w:rsid w:val="55474887"/>
    <w:rsid w:val="55593542"/>
    <w:rsid w:val="556CB5DC"/>
    <w:rsid w:val="55943B58"/>
    <w:rsid w:val="55A2C54B"/>
    <w:rsid w:val="55B5F8E2"/>
    <w:rsid w:val="55DA2389"/>
    <w:rsid w:val="5639B666"/>
    <w:rsid w:val="5672E6EC"/>
    <w:rsid w:val="569AD670"/>
    <w:rsid w:val="56D83FE4"/>
    <w:rsid w:val="574AD998"/>
    <w:rsid w:val="57B53CDF"/>
    <w:rsid w:val="57FD760F"/>
    <w:rsid w:val="582B2BE8"/>
    <w:rsid w:val="583073CA"/>
    <w:rsid w:val="58400F5E"/>
    <w:rsid w:val="585F3194"/>
    <w:rsid w:val="58758E72"/>
    <w:rsid w:val="58836795"/>
    <w:rsid w:val="58C00759"/>
    <w:rsid w:val="58E5140C"/>
    <w:rsid w:val="58F22F48"/>
    <w:rsid w:val="5900888C"/>
    <w:rsid w:val="590B24C7"/>
    <w:rsid w:val="592A031E"/>
    <w:rsid w:val="5960ABE2"/>
    <w:rsid w:val="5981A5A8"/>
    <w:rsid w:val="59DF3BFA"/>
    <w:rsid w:val="5A163570"/>
    <w:rsid w:val="5A2607D1"/>
    <w:rsid w:val="5A372958"/>
    <w:rsid w:val="5A440D80"/>
    <w:rsid w:val="5A47518D"/>
    <w:rsid w:val="5A979246"/>
    <w:rsid w:val="5ABA13EB"/>
    <w:rsid w:val="5AD156D4"/>
    <w:rsid w:val="5B3A3A97"/>
    <w:rsid w:val="5B82D314"/>
    <w:rsid w:val="5BB92584"/>
    <w:rsid w:val="5C14E9EE"/>
    <w:rsid w:val="5C4E477B"/>
    <w:rsid w:val="5C7822C4"/>
    <w:rsid w:val="5C9297B4"/>
    <w:rsid w:val="5C99CE79"/>
    <w:rsid w:val="5CA77472"/>
    <w:rsid w:val="5CBF65B1"/>
    <w:rsid w:val="5CF89446"/>
    <w:rsid w:val="5D69C37F"/>
    <w:rsid w:val="5D838F48"/>
    <w:rsid w:val="5D9F9C92"/>
    <w:rsid w:val="5E42FC41"/>
    <w:rsid w:val="5EBCF55C"/>
    <w:rsid w:val="5F13D90A"/>
    <w:rsid w:val="5F8085F2"/>
    <w:rsid w:val="5F887C34"/>
    <w:rsid w:val="5FD9ED40"/>
    <w:rsid w:val="5FDCB3BA"/>
    <w:rsid w:val="60013A9B"/>
    <w:rsid w:val="6009A71E"/>
    <w:rsid w:val="6039A282"/>
    <w:rsid w:val="6045DCA6"/>
    <w:rsid w:val="60617E5D"/>
    <w:rsid w:val="60877F40"/>
    <w:rsid w:val="60983B57"/>
    <w:rsid w:val="60A8DA63"/>
    <w:rsid w:val="60BE77C1"/>
    <w:rsid w:val="60C054BE"/>
    <w:rsid w:val="6106C3D0"/>
    <w:rsid w:val="61237803"/>
    <w:rsid w:val="6179C9D4"/>
    <w:rsid w:val="617E18A4"/>
    <w:rsid w:val="61913E02"/>
    <w:rsid w:val="619896B3"/>
    <w:rsid w:val="61E3C5CF"/>
    <w:rsid w:val="61E86C4E"/>
    <w:rsid w:val="620A400A"/>
    <w:rsid w:val="621D8011"/>
    <w:rsid w:val="6237353F"/>
    <w:rsid w:val="62382C32"/>
    <w:rsid w:val="6285CC14"/>
    <w:rsid w:val="62934FB6"/>
    <w:rsid w:val="62A1951D"/>
    <w:rsid w:val="63403C15"/>
    <w:rsid w:val="636F9A0B"/>
    <w:rsid w:val="6374C7B7"/>
    <w:rsid w:val="63C52CB9"/>
    <w:rsid w:val="63C9082F"/>
    <w:rsid w:val="63CBDC63"/>
    <w:rsid w:val="63E7CDC3"/>
    <w:rsid w:val="63E82F5F"/>
    <w:rsid w:val="6401C0EE"/>
    <w:rsid w:val="641F8B5E"/>
    <w:rsid w:val="64597017"/>
    <w:rsid w:val="64B5504F"/>
    <w:rsid w:val="64FA6219"/>
    <w:rsid w:val="650A58C4"/>
    <w:rsid w:val="651400DC"/>
    <w:rsid w:val="651955C6"/>
    <w:rsid w:val="651D18F9"/>
    <w:rsid w:val="652CADDC"/>
    <w:rsid w:val="653CA2F4"/>
    <w:rsid w:val="65426313"/>
    <w:rsid w:val="655ABA35"/>
    <w:rsid w:val="658DA641"/>
    <w:rsid w:val="65B3D9F4"/>
    <w:rsid w:val="662100E9"/>
    <w:rsid w:val="66476DDA"/>
    <w:rsid w:val="66649940"/>
    <w:rsid w:val="66A7790A"/>
    <w:rsid w:val="66E197C0"/>
    <w:rsid w:val="66E53B4A"/>
    <w:rsid w:val="66ECD702"/>
    <w:rsid w:val="672AD3D5"/>
    <w:rsid w:val="672BAD28"/>
    <w:rsid w:val="673CC50F"/>
    <w:rsid w:val="6776DF05"/>
    <w:rsid w:val="67B1930B"/>
    <w:rsid w:val="67BA4CA5"/>
    <w:rsid w:val="67BB5C6F"/>
    <w:rsid w:val="681FEADC"/>
    <w:rsid w:val="683EE9D2"/>
    <w:rsid w:val="686D5F62"/>
    <w:rsid w:val="68D04228"/>
    <w:rsid w:val="68D6CE30"/>
    <w:rsid w:val="68E56F82"/>
    <w:rsid w:val="68F3DB70"/>
    <w:rsid w:val="68F70A0E"/>
    <w:rsid w:val="69058531"/>
    <w:rsid w:val="69065425"/>
    <w:rsid w:val="690BB93C"/>
    <w:rsid w:val="691E0544"/>
    <w:rsid w:val="698509EF"/>
    <w:rsid w:val="698FD322"/>
    <w:rsid w:val="69977837"/>
    <w:rsid w:val="69ADD89E"/>
    <w:rsid w:val="69B882F1"/>
    <w:rsid w:val="69C8FD6A"/>
    <w:rsid w:val="69E69BF1"/>
    <w:rsid w:val="6A4E04C9"/>
    <w:rsid w:val="6A65B800"/>
    <w:rsid w:val="6A7BA6C4"/>
    <w:rsid w:val="6A9E8F35"/>
    <w:rsid w:val="6AC7A7D8"/>
    <w:rsid w:val="6AF3F710"/>
    <w:rsid w:val="6B0ADAEE"/>
    <w:rsid w:val="6B23199C"/>
    <w:rsid w:val="6B437D4A"/>
    <w:rsid w:val="6B60723C"/>
    <w:rsid w:val="6B64FDDB"/>
    <w:rsid w:val="6B6C89A6"/>
    <w:rsid w:val="6B8AF1FC"/>
    <w:rsid w:val="6BBB9F6E"/>
    <w:rsid w:val="6BE245F7"/>
    <w:rsid w:val="6BF140CA"/>
    <w:rsid w:val="6C1F08EC"/>
    <w:rsid w:val="6C288347"/>
    <w:rsid w:val="6C2DC8E8"/>
    <w:rsid w:val="6C4131D9"/>
    <w:rsid w:val="6C444249"/>
    <w:rsid w:val="6C83AD3F"/>
    <w:rsid w:val="6C972C84"/>
    <w:rsid w:val="6CAA9920"/>
    <w:rsid w:val="6CBFA3BF"/>
    <w:rsid w:val="6CC3F5A9"/>
    <w:rsid w:val="6D00A32B"/>
    <w:rsid w:val="6D79C0B7"/>
    <w:rsid w:val="6D7B66C3"/>
    <w:rsid w:val="6D98F7EE"/>
    <w:rsid w:val="6DA90B93"/>
    <w:rsid w:val="6DAE7F74"/>
    <w:rsid w:val="6E003FA0"/>
    <w:rsid w:val="6E02B851"/>
    <w:rsid w:val="6E05E3E0"/>
    <w:rsid w:val="6E36FD08"/>
    <w:rsid w:val="6E6D2609"/>
    <w:rsid w:val="6E831B5A"/>
    <w:rsid w:val="6EB6CA7A"/>
    <w:rsid w:val="6EE7B38D"/>
    <w:rsid w:val="6F1FEF15"/>
    <w:rsid w:val="6F335AA7"/>
    <w:rsid w:val="6F37AC1B"/>
    <w:rsid w:val="6F5F9B7E"/>
    <w:rsid w:val="6F872B9F"/>
    <w:rsid w:val="6F967967"/>
    <w:rsid w:val="6FAF5FAF"/>
    <w:rsid w:val="6FD2CBA1"/>
    <w:rsid w:val="6FF97888"/>
    <w:rsid w:val="70072467"/>
    <w:rsid w:val="70330615"/>
    <w:rsid w:val="706F3CC9"/>
    <w:rsid w:val="707E1F1D"/>
    <w:rsid w:val="70E33C73"/>
    <w:rsid w:val="70EE3599"/>
    <w:rsid w:val="71146001"/>
    <w:rsid w:val="711A69A5"/>
    <w:rsid w:val="7149ED82"/>
    <w:rsid w:val="714F01D4"/>
    <w:rsid w:val="715127F5"/>
    <w:rsid w:val="7151AF38"/>
    <w:rsid w:val="716121D4"/>
    <w:rsid w:val="7175C5A0"/>
    <w:rsid w:val="719F6C54"/>
    <w:rsid w:val="721AF688"/>
    <w:rsid w:val="724B7103"/>
    <w:rsid w:val="7253ED5D"/>
    <w:rsid w:val="7259602B"/>
    <w:rsid w:val="72746167"/>
    <w:rsid w:val="727C3EFA"/>
    <w:rsid w:val="7289E092"/>
    <w:rsid w:val="72A25B87"/>
    <w:rsid w:val="72BA9943"/>
    <w:rsid w:val="72C83F3A"/>
    <w:rsid w:val="72D75606"/>
    <w:rsid w:val="72F5ECA1"/>
    <w:rsid w:val="72F9C99E"/>
    <w:rsid w:val="7311720C"/>
    <w:rsid w:val="7334050E"/>
    <w:rsid w:val="73A14D5F"/>
    <w:rsid w:val="73ABEFBC"/>
    <w:rsid w:val="73C3673F"/>
    <w:rsid w:val="73F07903"/>
    <w:rsid w:val="7405203C"/>
    <w:rsid w:val="7425439A"/>
    <w:rsid w:val="745E133F"/>
    <w:rsid w:val="7472B2D1"/>
    <w:rsid w:val="7477C5D9"/>
    <w:rsid w:val="7481E33E"/>
    <w:rsid w:val="74F2FE8B"/>
    <w:rsid w:val="753C96C5"/>
    <w:rsid w:val="75737922"/>
    <w:rsid w:val="759C1438"/>
    <w:rsid w:val="75A80C06"/>
    <w:rsid w:val="75E9151A"/>
    <w:rsid w:val="75FA6B40"/>
    <w:rsid w:val="763FC1BA"/>
    <w:rsid w:val="767DCD52"/>
    <w:rsid w:val="76B56179"/>
    <w:rsid w:val="76CC28E7"/>
    <w:rsid w:val="76D16041"/>
    <w:rsid w:val="76D6672A"/>
    <w:rsid w:val="76FDC881"/>
    <w:rsid w:val="774414C7"/>
    <w:rsid w:val="7768F2CB"/>
    <w:rsid w:val="776905D1"/>
    <w:rsid w:val="77C6FEF2"/>
    <w:rsid w:val="77D1D586"/>
    <w:rsid w:val="7817A420"/>
    <w:rsid w:val="781A565B"/>
    <w:rsid w:val="781D6BE1"/>
    <w:rsid w:val="782263C8"/>
    <w:rsid w:val="784C2BA8"/>
    <w:rsid w:val="785064DD"/>
    <w:rsid w:val="785977E1"/>
    <w:rsid w:val="7881BF0E"/>
    <w:rsid w:val="78930432"/>
    <w:rsid w:val="78944AA4"/>
    <w:rsid w:val="78B0E936"/>
    <w:rsid w:val="78CCDA70"/>
    <w:rsid w:val="78CEAC5D"/>
    <w:rsid w:val="78D239DC"/>
    <w:rsid w:val="78D427FB"/>
    <w:rsid w:val="78E197F1"/>
    <w:rsid w:val="79007E35"/>
    <w:rsid w:val="7909FE6F"/>
    <w:rsid w:val="7912A2A6"/>
    <w:rsid w:val="79153DCE"/>
    <w:rsid w:val="794C82ED"/>
    <w:rsid w:val="7956F4EE"/>
    <w:rsid w:val="79785071"/>
    <w:rsid w:val="7998B604"/>
    <w:rsid w:val="79A0A425"/>
    <w:rsid w:val="79B94EFA"/>
    <w:rsid w:val="7A06FA47"/>
    <w:rsid w:val="7A64D726"/>
    <w:rsid w:val="7A825B58"/>
    <w:rsid w:val="7ABCF846"/>
    <w:rsid w:val="7AE24AEF"/>
    <w:rsid w:val="7B00714C"/>
    <w:rsid w:val="7B00D2C4"/>
    <w:rsid w:val="7B151359"/>
    <w:rsid w:val="7B203275"/>
    <w:rsid w:val="7B22555D"/>
    <w:rsid w:val="7B96085C"/>
    <w:rsid w:val="7BB33297"/>
    <w:rsid w:val="7BD0C18C"/>
    <w:rsid w:val="7BD68949"/>
    <w:rsid w:val="7BE710C8"/>
    <w:rsid w:val="7BF741B2"/>
    <w:rsid w:val="7BF7CA30"/>
    <w:rsid w:val="7BFFC8CB"/>
    <w:rsid w:val="7C2F76AF"/>
    <w:rsid w:val="7C7500C6"/>
    <w:rsid w:val="7C7E35A3"/>
    <w:rsid w:val="7C813488"/>
    <w:rsid w:val="7CB64975"/>
    <w:rsid w:val="7CB746CF"/>
    <w:rsid w:val="7CE5E8AF"/>
    <w:rsid w:val="7CE6E982"/>
    <w:rsid w:val="7D3D75E8"/>
    <w:rsid w:val="7D6A0C8D"/>
    <w:rsid w:val="7DF064CA"/>
    <w:rsid w:val="7E501E03"/>
    <w:rsid w:val="7E55C220"/>
    <w:rsid w:val="7ECE948E"/>
    <w:rsid w:val="7F4C62CE"/>
    <w:rsid w:val="7F5ACFC8"/>
    <w:rsid w:val="7FA3F11E"/>
    <w:rsid w:val="7FEA81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FB51FF0"/>
  <w15:chartTrackingRefBased/>
  <w15:docId w15:val="{E76EEC16-2812-40E6-A44C-43F16D88B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399"/>
  </w:style>
  <w:style w:type="paragraph" w:styleId="Heading1">
    <w:name w:val="heading 1"/>
    <w:basedOn w:val="Normal"/>
    <w:next w:val="Normal"/>
    <w:link w:val="Heading1Char"/>
    <w:autoRedefine/>
    <w:uiPriority w:val="9"/>
    <w:qFormat/>
    <w:rsid w:val="007F5FDD"/>
    <w:pPr>
      <w:keepNext/>
      <w:keepLines/>
      <w:pBdr>
        <w:bottom w:val="single" w:sz="24" w:space="1" w:color="D0202D"/>
      </w:pBdr>
      <w:autoSpaceDE w:val="0"/>
      <w:autoSpaceDN w:val="0"/>
      <w:adjustRightInd w:val="0"/>
      <w:spacing w:before="4800" w:after="60"/>
      <w:outlineLvl w:val="0"/>
    </w:pPr>
    <w:rPr>
      <w:rFonts w:ascii="Univers" w:hAnsi="Univers" w:cs="Arial"/>
      <w:b/>
      <w:bCs/>
      <w:sz w:val="36"/>
      <w:szCs w:val="38"/>
    </w:rPr>
  </w:style>
  <w:style w:type="paragraph" w:styleId="Heading2">
    <w:name w:val="heading 2"/>
    <w:basedOn w:val="Normal"/>
    <w:next w:val="Normal"/>
    <w:link w:val="Heading2Char"/>
    <w:autoRedefine/>
    <w:uiPriority w:val="9"/>
    <w:qFormat/>
    <w:rsid w:val="00712719"/>
    <w:pPr>
      <w:keepNext/>
      <w:keepLines/>
      <w:pageBreakBefore/>
      <w:pBdr>
        <w:bottom w:val="single" w:sz="18" w:space="1" w:color="4A4F55"/>
      </w:pBdr>
      <w:spacing w:before="320" w:after="60" w:line="360" w:lineRule="auto"/>
      <w:outlineLvl w:val="1"/>
    </w:pPr>
    <w:rPr>
      <w:rFonts w:ascii="Univers" w:eastAsiaTheme="majorEastAsia" w:hAnsi="Univers" w:cs="Arial"/>
      <w:b/>
      <w:bCs/>
      <w:sz w:val="32"/>
      <w:szCs w:val="36"/>
    </w:rPr>
  </w:style>
  <w:style w:type="paragraph" w:styleId="Heading3">
    <w:name w:val="heading 3"/>
    <w:basedOn w:val="Normal"/>
    <w:next w:val="Normal"/>
    <w:link w:val="Heading3Char"/>
    <w:autoRedefine/>
    <w:uiPriority w:val="9"/>
    <w:qFormat/>
    <w:rsid w:val="003E3998"/>
    <w:pPr>
      <w:keepNext/>
      <w:keepLines/>
      <w:pBdr>
        <w:bottom w:val="single" w:sz="12" w:space="1" w:color="D9D9D6"/>
      </w:pBdr>
      <w:spacing w:before="320" w:after="60"/>
      <w:outlineLvl w:val="2"/>
    </w:pPr>
    <w:rPr>
      <w:rFonts w:ascii="Univers" w:eastAsiaTheme="majorEastAsia" w:hAnsi="Univers" w:cs="Arial"/>
      <w:b/>
      <w:bCs/>
      <w:sz w:val="28"/>
      <w:szCs w:val="34"/>
    </w:rPr>
  </w:style>
  <w:style w:type="paragraph" w:styleId="Heading4">
    <w:name w:val="heading 4"/>
    <w:basedOn w:val="Normal"/>
    <w:next w:val="Normal"/>
    <w:link w:val="Heading4Char"/>
    <w:autoRedefine/>
    <w:uiPriority w:val="9"/>
    <w:unhideWhenUsed/>
    <w:qFormat/>
    <w:rsid w:val="007B1B8F"/>
    <w:pPr>
      <w:keepNext/>
      <w:keepLines/>
      <w:pBdr>
        <w:bottom w:val="single" w:sz="8" w:space="1" w:color="4A4F55"/>
      </w:pBdr>
      <w:spacing w:before="320" w:after="60"/>
      <w:outlineLvl w:val="3"/>
    </w:pPr>
    <w:rPr>
      <w:rFonts w:ascii="Univers" w:eastAsiaTheme="majorEastAsia" w:hAnsi="Univers" w:cs="Arial"/>
      <w:b/>
      <w:bCs/>
      <w:iCs/>
      <w:szCs w:val="32"/>
    </w:rPr>
  </w:style>
  <w:style w:type="paragraph" w:styleId="Heading5">
    <w:name w:val="heading 5"/>
    <w:basedOn w:val="Normal"/>
    <w:next w:val="Normal"/>
    <w:link w:val="Heading5Char"/>
    <w:uiPriority w:val="9"/>
    <w:unhideWhenUsed/>
    <w:qFormat/>
    <w:rsid w:val="000052FF"/>
    <w:pPr>
      <w:keepNext/>
      <w:keepLines/>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901A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01A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A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A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FDD"/>
    <w:rPr>
      <w:rFonts w:ascii="Univers" w:hAnsi="Univers" w:cs="Arial"/>
      <w:b/>
      <w:bCs/>
      <w:sz w:val="36"/>
      <w:szCs w:val="38"/>
    </w:rPr>
  </w:style>
  <w:style w:type="character" w:customStyle="1" w:styleId="Heading2Char">
    <w:name w:val="Heading 2 Char"/>
    <w:basedOn w:val="DefaultParagraphFont"/>
    <w:link w:val="Heading2"/>
    <w:uiPriority w:val="9"/>
    <w:rsid w:val="00712719"/>
    <w:rPr>
      <w:rFonts w:ascii="Univers" w:eastAsiaTheme="majorEastAsia" w:hAnsi="Univers" w:cs="Arial"/>
      <w:b/>
      <w:bCs/>
      <w:sz w:val="32"/>
      <w:szCs w:val="36"/>
    </w:rPr>
  </w:style>
  <w:style w:type="character" w:customStyle="1" w:styleId="Heading3Char">
    <w:name w:val="Heading 3 Char"/>
    <w:basedOn w:val="DefaultParagraphFont"/>
    <w:link w:val="Heading3"/>
    <w:uiPriority w:val="9"/>
    <w:rsid w:val="003E3998"/>
    <w:rPr>
      <w:rFonts w:ascii="Univers" w:eastAsiaTheme="majorEastAsia" w:hAnsi="Univers" w:cs="Arial"/>
      <w:b/>
      <w:bCs/>
      <w:sz w:val="28"/>
      <w:szCs w:val="34"/>
    </w:rPr>
  </w:style>
  <w:style w:type="character" w:customStyle="1" w:styleId="Heading4Char">
    <w:name w:val="Heading 4 Char"/>
    <w:basedOn w:val="DefaultParagraphFont"/>
    <w:link w:val="Heading4"/>
    <w:uiPriority w:val="9"/>
    <w:rsid w:val="007B1B8F"/>
    <w:rPr>
      <w:rFonts w:ascii="Univers" w:eastAsiaTheme="majorEastAsia" w:hAnsi="Univers" w:cs="Arial"/>
      <w:b/>
      <w:bCs/>
      <w:iCs/>
      <w:szCs w:val="32"/>
    </w:rPr>
  </w:style>
  <w:style w:type="character" w:customStyle="1" w:styleId="Heading5Char">
    <w:name w:val="Heading 5 Char"/>
    <w:basedOn w:val="DefaultParagraphFont"/>
    <w:link w:val="Heading5"/>
    <w:uiPriority w:val="9"/>
    <w:rsid w:val="000052FF"/>
    <w:rPr>
      <w:rFonts w:eastAsiaTheme="majorEastAsia" w:cstheme="majorBidi"/>
      <w:b/>
      <w:color w:val="000000" w:themeColor="text1"/>
    </w:rPr>
  </w:style>
  <w:style w:type="character" w:customStyle="1" w:styleId="Heading6Char">
    <w:name w:val="Heading 6 Char"/>
    <w:basedOn w:val="DefaultParagraphFont"/>
    <w:link w:val="Heading6"/>
    <w:uiPriority w:val="9"/>
    <w:rsid w:val="00901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01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A43"/>
    <w:rPr>
      <w:rFonts w:eastAsiaTheme="majorEastAsia" w:cstheme="majorBidi"/>
      <w:color w:val="272727" w:themeColor="text1" w:themeTint="D8"/>
    </w:rPr>
  </w:style>
  <w:style w:type="paragraph" w:styleId="Title">
    <w:name w:val="Title"/>
    <w:basedOn w:val="Normal"/>
    <w:next w:val="Normal"/>
    <w:link w:val="TitleChar"/>
    <w:uiPriority w:val="10"/>
    <w:qFormat/>
    <w:rsid w:val="00901A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A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A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1A43"/>
    <w:rPr>
      <w:i/>
      <w:iCs/>
      <w:color w:val="404040" w:themeColor="text1" w:themeTint="BF"/>
    </w:rPr>
  </w:style>
  <w:style w:type="paragraph" w:styleId="ListParagraph">
    <w:name w:val="List Paragraph"/>
    <w:basedOn w:val="Normal"/>
    <w:uiPriority w:val="34"/>
    <w:qFormat/>
    <w:rsid w:val="00901A43"/>
    <w:pPr>
      <w:ind w:left="720"/>
      <w:contextualSpacing/>
    </w:pPr>
  </w:style>
  <w:style w:type="character" w:styleId="IntenseEmphasis">
    <w:name w:val="Intense Emphasis"/>
    <w:basedOn w:val="DefaultParagraphFont"/>
    <w:uiPriority w:val="21"/>
    <w:qFormat/>
    <w:rsid w:val="00901A43"/>
    <w:rPr>
      <w:i/>
      <w:iCs/>
      <w:color w:val="0F4761" w:themeColor="accent1" w:themeShade="BF"/>
    </w:rPr>
  </w:style>
  <w:style w:type="paragraph" w:styleId="IntenseQuote">
    <w:name w:val="Intense Quote"/>
    <w:basedOn w:val="Normal"/>
    <w:next w:val="Normal"/>
    <w:link w:val="IntenseQuoteChar"/>
    <w:uiPriority w:val="30"/>
    <w:qFormat/>
    <w:rsid w:val="00901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A43"/>
    <w:rPr>
      <w:i/>
      <w:iCs/>
      <w:color w:val="0F4761" w:themeColor="accent1" w:themeShade="BF"/>
    </w:rPr>
  </w:style>
  <w:style w:type="character" w:styleId="IntenseReference">
    <w:name w:val="Intense Reference"/>
    <w:basedOn w:val="DefaultParagraphFont"/>
    <w:uiPriority w:val="32"/>
    <w:qFormat/>
    <w:rsid w:val="00901A43"/>
    <w:rPr>
      <w:b/>
      <w:bCs/>
      <w:smallCaps/>
      <w:color w:val="0F4761" w:themeColor="accent1" w:themeShade="BF"/>
      <w:spacing w:val="5"/>
    </w:rPr>
  </w:style>
  <w:style w:type="character" w:styleId="Hyperlink">
    <w:name w:val="Hyperlink"/>
    <w:basedOn w:val="DefaultParagraphFont"/>
    <w:uiPriority w:val="99"/>
    <w:unhideWhenUsed/>
    <w:rsid w:val="00C645F7"/>
    <w:rPr>
      <w:color w:val="467886" w:themeColor="hyperlink"/>
      <w:u w:val="single"/>
    </w:rPr>
  </w:style>
  <w:style w:type="character" w:styleId="UnresolvedMention">
    <w:name w:val="Unresolved Mention"/>
    <w:basedOn w:val="DefaultParagraphFont"/>
    <w:uiPriority w:val="99"/>
    <w:semiHidden/>
    <w:unhideWhenUsed/>
    <w:rsid w:val="00C645F7"/>
    <w:rPr>
      <w:color w:val="605E5C"/>
      <w:shd w:val="clear" w:color="auto" w:fill="E1DFDD"/>
    </w:rPr>
  </w:style>
  <w:style w:type="paragraph" w:styleId="Header">
    <w:name w:val="header"/>
    <w:basedOn w:val="Normal"/>
    <w:link w:val="HeaderChar"/>
    <w:uiPriority w:val="99"/>
    <w:unhideWhenUsed/>
    <w:rsid w:val="00FE53CF"/>
    <w:pPr>
      <w:tabs>
        <w:tab w:val="center" w:pos="4680"/>
        <w:tab w:val="right" w:pos="9360"/>
      </w:tabs>
    </w:pPr>
  </w:style>
  <w:style w:type="character" w:customStyle="1" w:styleId="HeaderChar">
    <w:name w:val="Header Char"/>
    <w:basedOn w:val="DefaultParagraphFont"/>
    <w:link w:val="Header"/>
    <w:uiPriority w:val="99"/>
    <w:rsid w:val="00FE53CF"/>
  </w:style>
  <w:style w:type="paragraph" w:styleId="Footer">
    <w:name w:val="footer"/>
    <w:basedOn w:val="Normal"/>
    <w:link w:val="FooterChar"/>
    <w:uiPriority w:val="99"/>
    <w:unhideWhenUsed/>
    <w:rsid w:val="00FE53CF"/>
    <w:pPr>
      <w:tabs>
        <w:tab w:val="center" w:pos="4680"/>
        <w:tab w:val="right" w:pos="9360"/>
      </w:tabs>
    </w:pPr>
  </w:style>
  <w:style w:type="character" w:customStyle="1" w:styleId="FooterChar">
    <w:name w:val="Footer Char"/>
    <w:basedOn w:val="DefaultParagraphFont"/>
    <w:link w:val="Footer"/>
    <w:uiPriority w:val="99"/>
    <w:rsid w:val="00FE53CF"/>
  </w:style>
  <w:style w:type="character" w:styleId="PageNumber">
    <w:name w:val="page number"/>
    <w:basedOn w:val="DefaultParagraphFont"/>
    <w:uiPriority w:val="99"/>
    <w:semiHidden/>
    <w:unhideWhenUsed/>
    <w:rsid w:val="00FE53CF"/>
  </w:style>
  <w:style w:type="character" w:styleId="CommentReference">
    <w:name w:val="annotation reference"/>
    <w:basedOn w:val="DefaultParagraphFont"/>
    <w:uiPriority w:val="99"/>
    <w:semiHidden/>
    <w:unhideWhenUsed/>
    <w:rsid w:val="00017CD8"/>
    <w:rPr>
      <w:sz w:val="16"/>
      <w:szCs w:val="16"/>
    </w:rPr>
  </w:style>
  <w:style w:type="character" w:styleId="Strong">
    <w:name w:val="Strong"/>
    <w:basedOn w:val="DefaultParagraphFont"/>
    <w:uiPriority w:val="22"/>
    <w:qFormat/>
    <w:rsid w:val="00567631"/>
    <w:rPr>
      <w:b/>
      <w:bCs/>
    </w:rPr>
  </w:style>
  <w:style w:type="table" w:styleId="GridTable6Colorful">
    <w:name w:val="Grid Table 6 Colorful"/>
    <w:basedOn w:val="TableNormal"/>
    <w:uiPriority w:val="51"/>
    <w:rsid w:val="00567631"/>
    <w:rPr>
      <w:color w:val="000000" w:themeColor="text1"/>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56763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56763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F852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6226B1"/>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uiPriority w:val="1"/>
    <w:qFormat/>
    <w:rsid w:val="006226B1"/>
    <w:rPr>
      <w:rFonts w:ascii="Verdana" w:hAnsi="Verdana"/>
      <w:kern w:val="0"/>
      <w:sz w:val="20"/>
      <w:szCs w:val="22"/>
      <w14:ligatures w14:val="none"/>
    </w:rPr>
  </w:style>
  <w:style w:type="table" w:styleId="GridTable1Light">
    <w:name w:val="Grid Table 1 Light"/>
    <w:basedOn w:val="TableNormal"/>
    <w:uiPriority w:val="46"/>
    <w:rsid w:val="006226B1"/>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2405C"/>
    <w:pPr>
      <w:pBdr>
        <w:bottom w:val="none" w:sz="0" w:space="0" w:color="auto"/>
      </w:pBdr>
      <w:autoSpaceDE/>
      <w:autoSpaceDN/>
      <w:adjustRightInd/>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2405C"/>
    <w:pPr>
      <w:spacing w:after="100"/>
    </w:pPr>
  </w:style>
  <w:style w:type="paragraph" w:styleId="TOC2">
    <w:name w:val="toc 2"/>
    <w:basedOn w:val="Normal"/>
    <w:next w:val="Normal"/>
    <w:autoRedefine/>
    <w:uiPriority w:val="39"/>
    <w:unhideWhenUsed/>
    <w:rsid w:val="00D2405C"/>
    <w:pPr>
      <w:spacing w:after="100"/>
      <w:ind w:left="240"/>
    </w:pPr>
  </w:style>
  <w:style w:type="paragraph" w:styleId="TOC3">
    <w:name w:val="toc 3"/>
    <w:basedOn w:val="Normal"/>
    <w:next w:val="Normal"/>
    <w:autoRedefine/>
    <w:uiPriority w:val="39"/>
    <w:unhideWhenUsed/>
    <w:rsid w:val="00D2405C"/>
    <w:pPr>
      <w:spacing w:after="100"/>
      <w:ind w:left="480"/>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table" w:styleId="TableGrid">
    <w:name w:val="Table Grid"/>
    <w:basedOn w:val="TableNormal"/>
    <w:uiPriority w:val="59"/>
    <w:rsid w:val="00FC1B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CB646A"/>
    <w:rPr>
      <w:color w:val="96607D" w:themeColor="followedHyperlink"/>
      <w:u w:val="single"/>
    </w:rPr>
  </w:style>
  <w:style w:type="character" w:customStyle="1" w:styleId="s1">
    <w:name w:val="s1"/>
    <w:basedOn w:val="DefaultParagraphFont"/>
    <w:rsid w:val="00C50115"/>
  </w:style>
  <w:style w:type="paragraph" w:customStyle="1" w:styleId="p1">
    <w:name w:val="p1"/>
    <w:basedOn w:val="Normal"/>
    <w:rsid w:val="00F67150"/>
    <w:pPr>
      <w:spacing w:before="100" w:beforeAutospacing="1" w:after="100" w:afterAutospacing="1"/>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287781"/>
    <w:rPr>
      <w:b/>
      <w:bCs/>
    </w:rPr>
  </w:style>
  <w:style w:type="character" w:customStyle="1" w:styleId="CommentSubjectChar">
    <w:name w:val="Comment Subject Char"/>
    <w:basedOn w:val="CommentTextChar"/>
    <w:link w:val="CommentSubject"/>
    <w:uiPriority w:val="99"/>
    <w:semiHidden/>
    <w:rsid w:val="002877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7879">
      <w:bodyDiv w:val="1"/>
      <w:marLeft w:val="0"/>
      <w:marRight w:val="0"/>
      <w:marTop w:val="0"/>
      <w:marBottom w:val="0"/>
      <w:divBdr>
        <w:top w:val="none" w:sz="0" w:space="0" w:color="auto"/>
        <w:left w:val="none" w:sz="0" w:space="0" w:color="auto"/>
        <w:bottom w:val="none" w:sz="0" w:space="0" w:color="auto"/>
        <w:right w:val="none" w:sz="0" w:space="0" w:color="auto"/>
      </w:divBdr>
    </w:div>
    <w:div w:id="146476896">
      <w:bodyDiv w:val="1"/>
      <w:marLeft w:val="0"/>
      <w:marRight w:val="0"/>
      <w:marTop w:val="0"/>
      <w:marBottom w:val="0"/>
      <w:divBdr>
        <w:top w:val="none" w:sz="0" w:space="0" w:color="auto"/>
        <w:left w:val="none" w:sz="0" w:space="0" w:color="auto"/>
        <w:bottom w:val="none" w:sz="0" w:space="0" w:color="auto"/>
        <w:right w:val="none" w:sz="0" w:space="0" w:color="auto"/>
      </w:divBdr>
    </w:div>
    <w:div w:id="186721244">
      <w:bodyDiv w:val="1"/>
      <w:marLeft w:val="0"/>
      <w:marRight w:val="0"/>
      <w:marTop w:val="0"/>
      <w:marBottom w:val="0"/>
      <w:divBdr>
        <w:top w:val="none" w:sz="0" w:space="0" w:color="auto"/>
        <w:left w:val="none" w:sz="0" w:space="0" w:color="auto"/>
        <w:bottom w:val="none" w:sz="0" w:space="0" w:color="auto"/>
        <w:right w:val="none" w:sz="0" w:space="0" w:color="auto"/>
      </w:divBdr>
    </w:div>
    <w:div w:id="196360733">
      <w:bodyDiv w:val="1"/>
      <w:marLeft w:val="0"/>
      <w:marRight w:val="0"/>
      <w:marTop w:val="0"/>
      <w:marBottom w:val="0"/>
      <w:divBdr>
        <w:top w:val="none" w:sz="0" w:space="0" w:color="auto"/>
        <w:left w:val="none" w:sz="0" w:space="0" w:color="auto"/>
        <w:bottom w:val="none" w:sz="0" w:space="0" w:color="auto"/>
        <w:right w:val="none" w:sz="0" w:space="0" w:color="auto"/>
      </w:divBdr>
    </w:div>
    <w:div w:id="299772925">
      <w:bodyDiv w:val="1"/>
      <w:marLeft w:val="0"/>
      <w:marRight w:val="0"/>
      <w:marTop w:val="0"/>
      <w:marBottom w:val="0"/>
      <w:divBdr>
        <w:top w:val="none" w:sz="0" w:space="0" w:color="auto"/>
        <w:left w:val="none" w:sz="0" w:space="0" w:color="auto"/>
        <w:bottom w:val="none" w:sz="0" w:space="0" w:color="auto"/>
        <w:right w:val="none" w:sz="0" w:space="0" w:color="auto"/>
      </w:divBdr>
    </w:div>
    <w:div w:id="299917256">
      <w:bodyDiv w:val="1"/>
      <w:marLeft w:val="0"/>
      <w:marRight w:val="0"/>
      <w:marTop w:val="0"/>
      <w:marBottom w:val="0"/>
      <w:divBdr>
        <w:top w:val="none" w:sz="0" w:space="0" w:color="auto"/>
        <w:left w:val="none" w:sz="0" w:space="0" w:color="auto"/>
        <w:bottom w:val="none" w:sz="0" w:space="0" w:color="auto"/>
        <w:right w:val="none" w:sz="0" w:space="0" w:color="auto"/>
      </w:divBdr>
    </w:div>
    <w:div w:id="318774018">
      <w:bodyDiv w:val="1"/>
      <w:marLeft w:val="0"/>
      <w:marRight w:val="0"/>
      <w:marTop w:val="0"/>
      <w:marBottom w:val="0"/>
      <w:divBdr>
        <w:top w:val="none" w:sz="0" w:space="0" w:color="auto"/>
        <w:left w:val="none" w:sz="0" w:space="0" w:color="auto"/>
        <w:bottom w:val="none" w:sz="0" w:space="0" w:color="auto"/>
        <w:right w:val="none" w:sz="0" w:space="0" w:color="auto"/>
      </w:divBdr>
    </w:div>
    <w:div w:id="441539543">
      <w:bodyDiv w:val="1"/>
      <w:marLeft w:val="0"/>
      <w:marRight w:val="0"/>
      <w:marTop w:val="0"/>
      <w:marBottom w:val="0"/>
      <w:divBdr>
        <w:top w:val="none" w:sz="0" w:space="0" w:color="auto"/>
        <w:left w:val="none" w:sz="0" w:space="0" w:color="auto"/>
        <w:bottom w:val="none" w:sz="0" w:space="0" w:color="auto"/>
        <w:right w:val="none" w:sz="0" w:space="0" w:color="auto"/>
      </w:divBdr>
    </w:div>
    <w:div w:id="470291537">
      <w:bodyDiv w:val="1"/>
      <w:marLeft w:val="0"/>
      <w:marRight w:val="0"/>
      <w:marTop w:val="0"/>
      <w:marBottom w:val="0"/>
      <w:divBdr>
        <w:top w:val="none" w:sz="0" w:space="0" w:color="auto"/>
        <w:left w:val="none" w:sz="0" w:space="0" w:color="auto"/>
        <w:bottom w:val="none" w:sz="0" w:space="0" w:color="auto"/>
        <w:right w:val="none" w:sz="0" w:space="0" w:color="auto"/>
      </w:divBdr>
    </w:div>
    <w:div w:id="675960074">
      <w:bodyDiv w:val="1"/>
      <w:marLeft w:val="0"/>
      <w:marRight w:val="0"/>
      <w:marTop w:val="0"/>
      <w:marBottom w:val="0"/>
      <w:divBdr>
        <w:top w:val="none" w:sz="0" w:space="0" w:color="auto"/>
        <w:left w:val="none" w:sz="0" w:space="0" w:color="auto"/>
        <w:bottom w:val="none" w:sz="0" w:space="0" w:color="auto"/>
        <w:right w:val="none" w:sz="0" w:space="0" w:color="auto"/>
      </w:divBdr>
    </w:div>
    <w:div w:id="684791876">
      <w:bodyDiv w:val="1"/>
      <w:marLeft w:val="0"/>
      <w:marRight w:val="0"/>
      <w:marTop w:val="0"/>
      <w:marBottom w:val="0"/>
      <w:divBdr>
        <w:top w:val="none" w:sz="0" w:space="0" w:color="auto"/>
        <w:left w:val="none" w:sz="0" w:space="0" w:color="auto"/>
        <w:bottom w:val="none" w:sz="0" w:space="0" w:color="auto"/>
        <w:right w:val="none" w:sz="0" w:space="0" w:color="auto"/>
      </w:divBdr>
    </w:div>
    <w:div w:id="819150938">
      <w:bodyDiv w:val="1"/>
      <w:marLeft w:val="0"/>
      <w:marRight w:val="0"/>
      <w:marTop w:val="0"/>
      <w:marBottom w:val="0"/>
      <w:divBdr>
        <w:top w:val="none" w:sz="0" w:space="0" w:color="auto"/>
        <w:left w:val="none" w:sz="0" w:space="0" w:color="auto"/>
        <w:bottom w:val="none" w:sz="0" w:space="0" w:color="auto"/>
        <w:right w:val="none" w:sz="0" w:space="0" w:color="auto"/>
      </w:divBdr>
    </w:div>
    <w:div w:id="955872105">
      <w:bodyDiv w:val="1"/>
      <w:marLeft w:val="0"/>
      <w:marRight w:val="0"/>
      <w:marTop w:val="0"/>
      <w:marBottom w:val="0"/>
      <w:divBdr>
        <w:top w:val="none" w:sz="0" w:space="0" w:color="auto"/>
        <w:left w:val="none" w:sz="0" w:space="0" w:color="auto"/>
        <w:bottom w:val="none" w:sz="0" w:space="0" w:color="auto"/>
        <w:right w:val="none" w:sz="0" w:space="0" w:color="auto"/>
      </w:divBdr>
    </w:div>
    <w:div w:id="963733640">
      <w:bodyDiv w:val="1"/>
      <w:marLeft w:val="0"/>
      <w:marRight w:val="0"/>
      <w:marTop w:val="0"/>
      <w:marBottom w:val="0"/>
      <w:divBdr>
        <w:top w:val="none" w:sz="0" w:space="0" w:color="auto"/>
        <w:left w:val="none" w:sz="0" w:space="0" w:color="auto"/>
        <w:bottom w:val="none" w:sz="0" w:space="0" w:color="auto"/>
        <w:right w:val="none" w:sz="0" w:space="0" w:color="auto"/>
      </w:divBdr>
    </w:div>
    <w:div w:id="1021324242">
      <w:bodyDiv w:val="1"/>
      <w:marLeft w:val="0"/>
      <w:marRight w:val="0"/>
      <w:marTop w:val="0"/>
      <w:marBottom w:val="0"/>
      <w:divBdr>
        <w:top w:val="none" w:sz="0" w:space="0" w:color="auto"/>
        <w:left w:val="none" w:sz="0" w:space="0" w:color="auto"/>
        <w:bottom w:val="none" w:sz="0" w:space="0" w:color="auto"/>
        <w:right w:val="none" w:sz="0" w:space="0" w:color="auto"/>
      </w:divBdr>
    </w:div>
    <w:div w:id="1100637843">
      <w:bodyDiv w:val="1"/>
      <w:marLeft w:val="0"/>
      <w:marRight w:val="0"/>
      <w:marTop w:val="0"/>
      <w:marBottom w:val="0"/>
      <w:divBdr>
        <w:top w:val="none" w:sz="0" w:space="0" w:color="auto"/>
        <w:left w:val="none" w:sz="0" w:space="0" w:color="auto"/>
        <w:bottom w:val="none" w:sz="0" w:space="0" w:color="auto"/>
        <w:right w:val="none" w:sz="0" w:space="0" w:color="auto"/>
      </w:divBdr>
    </w:div>
    <w:div w:id="1108701761">
      <w:bodyDiv w:val="1"/>
      <w:marLeft w:val="0"/>
      <w:marRight w:val="0"/>
      <w:marTop w:val="0"/>
      <w:marBottom w:val="0"/>
      <w:divBdr>
        <w:top w:val="none" w:sz="0" w:space="0" w:color="auto"/>
        <w:left w:val="none" w:sz="0" w:space="0" w:color="auto"/>
        <w:bottom w:val="none" w:sz="0" w:space="0" w:color="auto"/>
        <w:right w:val="none" w:sz="0" w:space="0" w:color="auto"/>
      </w:divBdr>
    </w:div>
    <w:div w:id="1118986050">
      <w:bodyDiv w:val="1"/>
      <w:marLeft w:val="0"/>
      <w:marRight w:val="0"/>
      <w:marTop w:val="0"/>
      <w:marBottom w:val="0"/>
      <w:divBdr>
        <w:top w:val="none" w:sz="0" w:space="0" w:color="auto"/>
        <w:left w:val="none" w:sz="0" w:space="0" w:color="auto"/>
        <w:bottom w:val="none" w:sz="0" w:space="0" w:color="auto"/>
        <w:right w:val="none" w:sz="0" w:space="0" w:color="auto"/>
      </w:divBdr>
    </w:div>
    <w:div w:id="1120536916">
      <w:bodyDiv w:val="1"/>
      <w:marLeft w:val="0"/>
      <w:marRight w:val="0"/>
      <w:marTop w:val="0"/>
      <w:marBottom w:val="0"/>
      <w:divBdr>
        <w:top w:val="none" w:sz="0" w:space="0" w:color="auto"/>
        <w:left w:val="none" w:sz="0" w:space="0" w:color="auto"/>
        <w:bottom w:val="none" w:sz="0" w:space="0" w:color="auto"/>
        <w:right w:val="none" w:sz="0" w:space="0" w:color="auto"/>
      </w:divBdr>
    </w:div>
    <w:div w:id="1272783813">
      <w:bodyDiv w:val="1"/>
      <w:marLeft w:val="0"/>
      <w:marRight w:val="0"/>
      <w:marTop w:val="0"/>
      <w:marBottom w:val="0"/>
      <w:divBdr>
        <w:top w:val="none" w:sz="0" w:space="0" w:color="auto"/>
        <w:left w:val="none" w:sz="0" w:space="0" w:color="auto"/>
        <w:bottom w:val="none" w:sz="0" w:space="0" w:color="auto"/>
        <w:right w:val="none" w:sz="0" w:space="0" w:color="auto"/>
      </w:divBdr>
    </w:div>
    <w:div w:id="1388912658">
      <w:bodyDiv w:val="1"/>
      <w:marLeft w:val="0"/>
      <w:marRight w:val="0"/>
      <w:marTop w:val="0"/>
      <w:marBottom w:val="0"/>
      <w:divBdr>
        <w:top w:val="none" w:sz="0" w:space="0" w:color="auto"/>
        <w:left w:val="none" w:sz="0" w:space="0" w:color="auto"/>
        <w:bottom w:val="none" w:sz="0" w:space="0" w:color="auto"/>
        <w:right w:val="none" w:sz="0" w:space="0" w:color="auto"/>
      </w:divBdr>
    </w:div>
    <w:div w:id="1466777480">
      <w:bodyDiv w:val="1"/>
      <w:marLeft w:val="0"/>
      <w:marRight w:val="0"/>
      <w:marTop w:val="0"/>
      <w:marBottom w:val="0"/>
      <w:divBdr>
        <w:top w:val="none" w:sz="0" w:space="0" w:color="auto"/>
        <w:left w:val="none" w:sz="0" w:space="0" w:color="auto"/>
        <w:bottom w:val="none" w:sz="0" w:space="0" w:color="auto"/>
        <w:right w:val="none" w:sz="0" w:space="0" w:color="auto"/>
      </w:divBdr>
    </w:div>
    <w:div w:id="1489786510">
      <w:bodyDiv w:val="1"/>
      <w:marLeft w:val="0"/>
      <w:marRight w:val="0"/>
      <w:marTop w:val="0"/>
      <w:marBottom w:val="0"/>
      <w:divBdr>
        <w:top w:val="none" w:sz="0" w:space="0" w:color="auto"/>
        <w:left w:val="none" w:sz="0" w:space="0" w:color="auto"/>
        <w:bottom w:val="none" w:sz="0" w:space="0" w:color="auto"/>
        <w:right w:val="none" w:sz="0" w:space="0" w:color="auto"/>
      </w:divBdr>
    </w:div>
    <w:div w:id="1507206615">
      <w:bodyDiv w:val="1"/>
      <w:marLeft w:val="0"/>
      <w:marRight w:val="0"/>
      <w:marTop w:val="0"/>
      <w:marBottom w:val="0"/>
      <w:divBdr>
        <w:top w:val="none" w:sz="0" w:space="0" w:color="auto"/>
        <w:left w:val="none" w:sz="0" w:space="0" w:color="auto"/>
        <w:bottom w:val="none" w:sz="0" w:space="0" w:color="auto"/>
        <w:right w:val="none" w:sz="0" w:space="0" w:color="auto"/>
      </w:divBdr>
    </w:div>
    <w:div w:id="1548301874">
      <w:bodyDiv w:val="1"/>
      <w:marLeft w:val="0"/>
      <w:marRight w:val="0"/>
      <w:marTop w:val="0"/>
      <w:marBottom w:val="0"/>
      <w:divBdr>
        <w:top w:val="none" w:sz="0" w:space="0" w:color="auto"/>
        <w:left w:val="none" w:sz="0" w:space="0" w:color="auto"/>
        <w:bottom w:val="none" w:sz="0" w:space="0" w:color="auto"/>
        <w:right w:val="none" w:sz="0" w:space="0" w:color="auto"/>
      </w:divBdr>
    </w:div>
    <w:div w:id="1558856061">
      <w:bodyDiv w:val="1"/>
      <w:marLeft w:val="0"/>
      <w:marRight w:val="0"/>
      <w:marTop w:val="0"/>
      <w:marBottom w:val="0"/>
      <w:divBdr>
        <w:top w:val="none" w:sz="0" w:space="0" w:color="auto"/>
        <w:left w:val="none" w:sz="0" w:space="0" w:color="auto"/>
        <w:bottom w:val="none" w:sz="0" w:space="0" w:color="auto"/>
        <w:right w:val="none" w:sz="0" w:space="0" w:color="auto"/>
      </w:divBdr>
    </w:div>
    <w:div w:id="1633097667">
      <w:bodyDiv w:val="1"/>
      <w:marLeft w:val="0"/>
      <w:marRight w:val="0"/>
      <w:marTop w:val="0"/>
      <w:marBottom w:val="0"/>
      <w:divBdr>
        <w:top w:val="none" w:sz="0" w:space="0" w:color="auto"/>
        <w:left w:val="none" w:sz="0" w:space="0" w:color="auto"/>
        <w:bottom w:val="none" w:sz="0" w:space="0" w:color="auto"/>
        <w:right w:val="none" w:sz="0" w:space="0" w:color="auto"/>
      </w:divBdr>
    </w:div>
    <w:div w:id="1760716221">
      <w:bodyDiv w:val="1"/>
      <w:marLeft w:val="0"/>
      <w:marRight w:val="0"/>
      <w:marTop w:val="0"/>
      <w:marBottom w:val="0"/>
      <w:divBdr>
        <w:top w:val="none" w:sz="0" w:space="0" w:color="auto"/>
        <w:left w:val="none" w:sz="0" w:space="0" w:color="auto"/>
        <w:bottom w:val="none" w:sz="0" w:space="0" w:color="auto"/>
        <w:right w:val="none" w:sz="0" w:space="0" w:color="auto"/>
      </w:divBdr>
    </w:div>
    <w:div w:id="1787115401">
      <w:bodyDiv w:val="1"/>
      <w:marLeft w:val="0"/>
      <w:marRight w:val="0"/>
      <w:marTop w:val="0"/>
      <w:marBottom w:val="0"/>
      <w:divBdr>
        <w:top w:val="none" w:sz="0" w:space="0" w:color="auto"/>
        <w:left w:val="none" w:sz="0" w:space="0" w:color="auto"/>
        <w:bottom w:val="none" w:sz="0" w:space="0" w:color="auto"/>
        <w:right w:val="none" w:sz="0" w:space="0" w:color="auto"/>
      </w:divBdr>
    </w:div>
    <w:div w:id="1809543782">
      <w:bodyDiv w:val="1"/>
      <w:marLeft w:val="0"/>
      <w:marRight w:val="0"/>
      <w:marTop w:val="0"/>
      <w:marBottom w:val="0"/>
      <w:divBdr>
        <w:top w:val="none" w:sz="0" w:space="0" w:color="auto"/>
        <w:left w:val="none" w:sz="0" w:space="0" w:color="auto"/>
        <w:bottom w:val="none" w:sz="0" w:space="0" w:color="auto"/>
        <w:right w:val="none" w:sz="0" w:space="0" w:color="auto"/>
      </w:divBdr>
    </w:div>
    <w:div w:id="203642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usc-word-edit.officeapps.live.com/we/wordeditorframe.aspx?ui=en-US&amp;rs=en-US&amp;wopisrc=https%3A%2F%2Fthecsu-my.sharepoint.com%2Fpersonal%2Flmcnaught_calstate_edu%2F_vti_bin%2Fwopi.ashx%2Ffiles%2F1ecf57c5719b457784ef705eaa676049&amp;wdenableroaming=1&amp;mscc=1&amp;wdodb=1&amp;hid=0985F1A1-B03E-B000-72D7-3A511ECCD06B.0&amp;uih=sharepointcom&amp;wdlcid=en-US&amp;jsapi=1&amp;jsapiver=v2&amp;corrid=00b13edd-3de3-1b64-f79e-ebe93e5c0b8e&amp;usid=00b13edd-3de3-1b64-f79e-ebe93e5c0b8e&amp;newsession=1&amp;sftc=1&amp;uihit=docaspx&amp;muv=1&amp;ats=PairwiseBroker&amp;cac=1&amp;sams=1&amp;mtf=1&amp;sfp=1&amp;sdp=1&amp;hch=1&amp;hwfh=1&amp;dchat=1&amp;sc=%7B%22pmo%22%3A%22https%3A%2F%2Fthecsu-my.sharepoint.com%22%2C%22pmshare%22%3Atrue%7D&amp;ctp=LeastProtected&amp;rct=Normal&amp;wdorigin=AuthRedirect.Other&amp;afdflight=88&amp;csiro=1&amp;instantedit=1&amp;wopicomplete=1&amp;wdredirectionreason=Unified_SingleFlush"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5.xml"/><Relationship Id="rId33"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ucf.edu/accessibility/vpat-evaluator/" TargetMode="Externa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usc-word-edit.officeapps.live.com/we/wordeditorframe.aspx?ui=en-US&amp;rs=en-US&amp;wopisrc=https%3A%2F%2Fthecsu-my.sharepoint.com%2Fpersonal%2Flmcnaught_calstate_edu%2F_vti_bin%2Fwopi.ashx%2Ffiles%2F1ecf57c5719b457784ef705eaa676049&amp;wdenableroaming=1&amp;mscc=1&amp;wdodb=1&amp;hid=0985F1A1-B03E-B000-72D7-3A511ECCD06B.0&amp;uih=sharepointcom&amp;wdlcid=en-US&amp;jsapi=1&amp;jsapiver=v2&amp;corrid=00b13edd-3de3-1b64-f79e-ebe93e5c0b8e&amp;usid=00b13edd-3de3-1b64-f79e-ebe93e5c0b8e&amp;newsession=1&amp;sftc=1&amp;uihit=docaspx&amp;muv=1&amp;ats=PairwiseBroker&amp;cac=1&amp;sams=1&amp;mtf=1&amp;sfp=1&amp;sdp=1&amp;hch=1&amp;hwfh=1&amp;dchat=1&amp;sc=%7B%22pmo%22%3A%22https%3A%2F%2Fthecsu-my.sharepoint.com%22%2C%22pmshare%22%3Atrue%7D&amp;ctp=LeastProtected&amp;rct=Normal&amp;wdorigin=AuthRedirect.Other&amp;afdflight=88&amp;csiro=1&amp;instantedit=1&amp;wopicomplete=1&amp;wdredirectionreason=Unified_SingleFlush" TargetMode="External"/><Relationship Id="rId27" Type="http://schemas.openxmlformats.org/officeDocument/2006/relationships/footer" Target="footer6.xml"/><Relationship Id="rId30" Type="http://schemas.openxmlformats.org/officeDocument/2006/relationships/header" Target="header8.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6C66B-8FA1-4EA5-9C5C-3968CD933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15840</Words>
  <Characters>109458</Characters>
  <Application>Microsoft Office Word</Application>
  <DocSecurity>0</DocSecurity>
  <Lines>2280</Lines>
  <Paragraphs>1440</Paragraphs>
  <ScaleCrop>false</ScaleCrop>
  <Company/>
  <LinksUpToDate>false</LinksUpToDate>
  <CharactersWithSpaces>123858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McNaught, Leon</dc:creator>
  <cp:keywords/>
  <dc:description/>
  <cp:lastModifiedBy>Mark Mintz</cp:lastModifiedBy>
  <cp:revision>607</cp:revision>
  <dcterms:created xsi:type="dcterms:W3CDTF">2026-01-14T21:37:00Z</dcterms:created>
  <dcterms:modified xsi:type="dcterms:W3CDTF">2026-07-07T17:58:00Z</dcterms:modified>
</cp:coreProperties>
</file>